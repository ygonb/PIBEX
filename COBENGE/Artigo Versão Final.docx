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AD31E" w14:textId="5036B2FB"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 xml:space="preserve">MEDIDOR DE CAMPO MAGNÉTICO </w:t>
      </w:r>
      <w:del w:id="0" w:author="Ygo Batista" w:date="2020-05-30T20:09:00Z">
        <w:r w:rsidDel="00373556">
          <w:rPr>
            <w:rFonts w:ascii="Times New Roman" w:hAnsi="Times New Roman"/>
            <w:b/>
            <w:bCs/>
            <w:color w:val="000000" w:themeColor="text1"/>
            <w:sz w:val="28"/>
            <w:szCs w:val="28"/>
            <w:lang w:eastAsia="pt-BR"/>
          </w:rPr>
          <w:delText xml:space="preserve">CONSTANTE DE BAIXO CUSTO </w:delText>
        </w:r>
      </w:del>
      <w:r>
        <w:rPr>
          <w:rFonts w:ascii="Times New Roman" w:hAnsi="Times New Roman"/>
          <w:b/>
          <w:bCs/>
          <w:color w:val="000000" w:themeColor="text1"/>
          <w:sz w:val="28"/>
          <w:szCs w:val="28"/>
          <w:lang w:eastAsia="pt-BR"/>
        </w:rPr>
        <w:t>PARA LABORATÓRIO DE ENSINO DE FÍSICA</w:t>
      </w:r>
      <w:ins w:id="1" w:author="Ygo Batista" w:date="2020-05-30T20:10:00Z">
        <w:r w:rsidR="00073491">
          <w:rPr>
            <w:rFonts w:ascii="Times New Roman" w:hAnsi="Times New Roman"/>
            <w:b/>
            <w:bCs/>
            <w:color w:val="000000" w:themeColor="text1"/>
            <w:sz w:val="28"/>
            <w:szCs w:val="28"/>
            <w:lang w:eastAsia="pt-BR"/>
          </w:rPr>
          <w:t xml:space="preserve"> DESENVOLVIDO EM PROJETO </w:t>
        </w:r>
        <w:commentRangeStart w:id="2"/>
        <w:r w:rsidR="00073491">
          <w:rPr>
            <w:rFonts w:ascii="Times New Roman" w:hAnsi="Times New Roman"/>
            <w:b/>
            <w:bCs/>
            <w:color w:val="000000" w:themeColor="text1"/>
            <w:sz w:val="28"/>
            <w:szCs w:val="28"/>
            <w:lang w:eastAsia="pt-BR"/>
          </w:rPr>
          <w:t>MULTIDISCIPLINAR</w:t>
        </w:r>
      </w:ins>
      <w:commentRangeEnd w:id="2"/>
      <w:ins w:id="3" w:author="Ygo Batista" w:date="2020-05-30T20:12:00Z">
        <w:r w:rsidR="00815CBC">
          <w:rPr>
            <w:rStyle w:val="Refdecomentrio"/>
          </w:rPr>
          <w:commentReference w:id="2"/>
        </w:r>
      </w:ins>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hape_0" from="0pt,0.9pt" to="476.95pt,0.9pt" ID="Straight Connector 1" stroked="t" style="position:absolute" wp14:anchorId="2FD895E0">
                <v:stroke color="#95b3d7" weight="25560" joinstyle="round" endcap="flat"/>
                <v:fill o:detectmouseclick="t" on="false"/>
              </v:line>
            </w:pict>
          </mc:Fallback>
        </mc:AlternateConten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4CFC6633" w14:textId="50C62BC1" w:rsidR="0027258F" w:rsidRPr="0027258F" w:rsidDel="0027258F" w:rsidRDefault="004D4F7B">
      <w:pPr>
        <w:tabs>
          <w:tab w:val="left" w:pos="426"/>
        </w:tabs>
        <w:spacing w:after="0" w:line="240" w:lineRule="auto"/>
        <w:jc w:val="both"/>
        <w:rPr>
          <w:del w:id="4" w:author="Ygo Batista" w:date="2020-05-30T17:19:00Z"/>
          <w:rFonts w:ascii="Times New Roman" w:hAnsi="Times New Roman"/>
          <w:i/>
          <w:iCs/>
          <w:sz w:val="24"/>
          <w:szCs w:val="24"/>
          <w:lang w:eastAsia="pt-BR"/>
          <w:rPrChange w:id="5" w:author="Ygo Batista" w:date="2020-05-30T17:19:00Z">
            <w:rPr>
              <w:del w:id="6" w:author="Ygo Batista" w:date="2020-05-30T17:19:00Z"/>
              <w:rFonts w:ascii="Times New Roman" w:hAnsi="Times New Roman"/>
              <w:i/>
              <w:iCs/>
              <w:color w:val="000000"/>
              <w:sz w:val="24"/>
              <w:szCs w:val="24"/>
              <w:lang w:eastAsia="pt-BR"/>
            </w:rPr>
          </w:rPrChange>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del w:id="7" w:author="Ygo Batista" w:date="2020-05-30T17:08:00Z">
        <w:r w:rsidR="00673697" w:rsidRPr="00673697" w:rsidDel="00CA0404">
          <w:rPr>
            <w:rFonts w:ascii="Times New Roman" w:hAnsi="Times New Roman"/>
            <w:i/>
            <w:iCs/>
            <w:sz w:val="24"/>
            <w:szCs w:val="24"/>
            <w:lang w:eastAsia="pt-BR"/>
          </w:rPr>
          <w:delText xml:space="preserve">alguns </w:delText>
        </w:r>
      </w:del>
      <w:del w:id="8" w:author="Ygo Batista" w:date="2020-05-30T17:07:00Z">
        <w:r w:rsidR="00673697" w:rsidRPr="00673697" w:rsidDel="00FA5F35">
          <w:rPr>
            <w:rFonts w:ascii="Times New Roman" w:hAnsi="Times New Roman"/>
            <w:i/>
            <w:iCs/>
            <w:sz w:val="24"/>
            <w:szCs w:val="24"/>
            <w:lang w:eastAsia="pt-BR"/>
          </w:rPr>
          <w:delText>dispositivos de medição</w:delText>
        </w:r>
      </w:del>
      <w:ins w:id="9" w:author="Ygo Batista" w:date="2020-05-30T17:07:00Z">
        <w:r w:rsidR="00FA5F35">
          <w:rPr>
            <w:rFonts w:ascii="Times New Roman" w:hAnsi="Times New Roman"/>
            <w:i/>
            <w:iCs/>
            <w:sz w:val="24"/>
            <w:szCs w:val="24"/>
            <w:lang w:eastAsia="pt-BR"/>
          </w:rPr>
          <w:t>aparatos experimentais</w:t>
        </w:r>
      </w:ins>
      <w:ins w:id="10" w:author="Ygo Batista" w:date="2020-05-30T17:08:00Z">
        <w:r w:rsidR="00CA0404">
          <w:rPr>
            <w:rFonts w:ascii="Times New Roman" w:hAnsi="Times New Roman"/>
            <w:i/>
            <w:iCs/>
            <w:sz w:val="24"/>
            <w:szCs w:val="24"/>
            <w:lang w:eastAsia="pt-BR"/>
          </w:rPr>
          <w:t xml:space="preserve"> suficientes</w:t>
        </w:r>
      </w:ins>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ins w:id="11" w:author="Ygo Batista" w:date="2020-05-30T17:09:00Z">
        <w:r w:rsidR="004128FF">
          <w:rPr>
            <w:rFonts w:ascii="Times New Roman" w:hAnsi="Times New Roman"/>
            <w:i/>
            <w:iCs/>
            <w:sz w:val="24"/>
            <w:szCs w:val="24"/>
            <w:lang w:eastAsia="pt-BR"/>
          </w:rPr>
          <w:t>n</w:t>
        </w:r>
      </w:ins>
      <w:r w:rsidR="00673697" w:rsidRPr="00673697">
        <w:rPr>
          <w:rFonts w:ascii="Times New Roman" w:hAnsi="Times New Roman"/>
          <w:i/>
          <w:iCs/>
          <w:sz w:val="24"/>
          <w:szCs w:val="24"/>
          <w:lang w:eastAsia="pt-BR"/>
        </w:rPr>
        <w:t xml:space="preserve">do seu aprendizado. Infelizmente, a carência destes </w:t>
      </w:r>
      <w:del w:id="12" w:author="Ygo Batista" w:date="2020-05-30T17:09:00Z">
        <w:r w:rsidR="00673697" w:rsidRPr="00673697" w:rsidDel="00036EBB">
          <w:rPr>
            <w:rFonts w:ascii="Times New Roman" w:hAnsi="Times New Roman"/>
            <w:i/>
            <w:iCs/>
            <w:sz w:val="24"/>
            <w:szCs w:val="24"/>
            <w:lang w:eastAsia="pt-BR"/>
          </w:rPr>
          <w:delText xml:space="preserve">dispositivos </w:delText>
        </w:r>
      </w:del>
      <w:ins w:id="13" w:author="Ygo Batista" w:date="2020-05-30T17:09:00Z">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ins>
      <w:del w:id="14" w:author="Ygo Batista" w:date="2020-05-30T17:10:00Z">
        <w:r w:rsidR="00673697" w:rsidRPr="00673697" w:rsidDel="000C2793">
          <w:rPr>
            <w:rFonts w:ascii="Times New Roman" w:hAnsi="Times New Roman"/>
            <w:i/>
            <w:iCs/>
            <w:sz w:val="24"/>
            <w:szCs w:val="24"/>
            <w:lang w:eastAsia="pt-BR"/>
          </w:rPr>
          <w:delText>acarreta em</w:delText>
        </w:r>
      </w:del>
      <w:ins w:id="15" w:author="Ygo Batista" w:date="2020-05-30T17:10:00Z">
        <w:r w:rsidR="000C2793">
          <w:rPr>
            <w:rFonts w:ascii="Times New Roman" w:hAnsi="Times New Roman"/>
            <w:i/>
            <w:iCs/>
            <w:sz w:val="24"/>
            <w:szCs w:val="24"/>
            <w:lang w:eastAsia="pt-BR"/>
          </w:rPr>
          <w:t>resulta em</w:t>
        </w:r>
      </w:ins>
      <w:r w:rsidR="00673697" w:rsidRPr="00673697">
        <w:rPr>
          <w:rFonts w:ascii="Times New Roman" w:hAnsi="Times New Roman"/>
          <w:i/>
          <w:iCs/>
          <w:sz w:val="24"/>
          <w:szCs w:val="24"/>
          <w:lang w:eastAsia="pt-BR"/>
        </w:rPr>
        <w:t xml:space="preserve"> planos de aula baseado</w:t>
      </w:r>
      <w:ins w:id="16" w:author="Ygo Batista" w:date="2020-05-30T17:10:00Z">
        <w:r w:rsidR="000C2793">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em metodologias teóricas expositivas, mesmo nas disciplinas de física experimental, </w:t>
      </w:r>
      <w:del w:id="17" w:author="Ygo Batista" w:date="2020-05-30T17:10:00Z">
        <w:r w:rsidR="00673697" w:rsidRPr="00673697" w:rsidDel="000C2793">
          <w:rPr>
            <w:rFonts w:ascii="Times New Roman" w:hAnsi="Times New Roman"/>
            <w:i/>
            <w:iCs/>
            <w:sz w:val="24"/>
            <w:szCs w:val="24"/>
            <w:lang w:eastAsia="pt-BR"/>
          </w:rPr>
          <w:delText>fato esse que inibe</w:delText>
        </w:r>
      </w:del>
      <w:ins w:id="18" w:author="Ygo Batista" w:date="2020-05-30T17:10:00Z">
        <w:r w:rsidR="000C2793">
          <w:rPr>
            <w:rFonts w:ascii="Times New Roman" w:hAnsi="Times New Roman"/>
            <w:i/>
            <w:iCs/>
            <w:sz w:val="24"/>
            <w:szCs w:val="24"/>
            <w:lang w:eastAsia="pt-BR"/>
          </w:rPr>
          <w:t>inibindo</w:t>
        </w:r>
      </w:ins>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ins w:id="19" w:author="Ygo Batista" w:date="2020-05-30T17:19:00Z">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ins>
      <w:ins w:id="20" w:author="Ygo Batista" w:date="2020-05-30T17:16:00Z">
        <w:r w:rsidR="00E92C5B">
          <w:rPr>
            <w:rFonts w:ascii="Times New Roman" w:hAnsi="Times New Roman"/>
            <w:i/>
            <w:iCs/>
            <w:sz w:val="24"/>
            <w:szCs w:val="24"/>
            <w:lang w:eastAsia="pt-BR"/>
          </w:rPr>
          <w:t xml:space="preserve">Para tal, foram </w:t>
        </w:r>
      </w:ins>
      <w:del w:id="21" w:author="Ygo Batista" w:date="2020-05-30T17:16:00Z">
        <w:r w:rsidR="00673697" w:rsidRPr="00673697" w:rsidDel="00E92C5B">
          <w:rPr>
            <w:rFonts w:ascii="Times New Roman" w:hAnsi="Times New Roman"/>
            <w:i/>
            <w:iCs/>
            <w:sz w:val="24"/>
            <w:szCs w:val="24"/>
            <w:lang w:eastAsia="pt-BR"/>
          </w:rPr>
          <w:delText xml:space="preserve"> </w:delText>
        </w:r>
      </w:del>
      <w:r w:rsidR="00673697" w:rsidRPr="00673697">
        <w:rPr>
          <w:rFonts w:ascii="Times New Roman" w:hAnsi="Times New Roman"/>
          <w:i/>
          <w:iCs/>
          <w:sz w:val="24"/>
          <w:szCs w:val="24"/>
          <w:lang w:eastAsia="pt-BR"/>
        </w:rPr>
        <w:t>utiliza</w:t>
      </w:r>
      <w:del w:id="22" w:author="Ygo Batista" w:date="2020-05-30T17:16:00Z">
        <w:r w:rsidR="00673697" w:rsidRPr="00673697" w:rsidDel="00E92C5B">
          <w:rPr>
            <w:rFonts w:ascii="Times New Roman" w:hAnsi="Times New Roman"/>
            <w:i/>
            <w:iCs/>
            <w:sz w:val="24"/>
            <w:szCs w:val="24"/>
            <w:lang w:eastAsia="pt-BR"/>
          </w:rPr>
          <w:delText>n</w:delText>
        </w:r>
      </w:del>
      <w:r w:rsidR="00673697" w:rsidRPr="00673697">
        <w:rPr>
          <w:rFonts w:ascii="Times New Roman" w:hAnsi="Times New Roman"/>
          <w:i/>
          <w:iCs/>
          <w:sz w:val="24"/>
          <w:szCs w:val="24"/>
          <w:lang w:eastAsia="pt-BR"/>
        </w:rPr>
        <w:t>do</w:t>
      </w:r>
      <w:ins w:id="23" w:author="Ygo Batista" w:date="2020-05-30T17:16:00Z">
        <w:r w:rsidR="00E92C5B">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w:t>
      </w:r>
      <w:del w:id="24" w:author="Ygo Batista" w:date="2020-05-30T17:12:00Z">
        <w:r w:rsidR="00673697" w:rsidRPr="00673697" w:rsidDel="00812F2D">
          <w:rPr>
            <w:rFonts w:ascii="Times New Roman" w:hAnsi="Times New Roman"/>
            <w:i/>
            <w:iCs/>
            <w:sz w:val="24"/>
            <w:szCs w:val="24"/>
            <w:lang w:eastAsia="pt-BR"/>
          </w:rPr>
          <w:delText xml:space="preserve">conceitos </w:delText>
        </w:r>
      </w:del>
      <w:ins w:id="25" w:author="Ygo Batista" w:date="2020-05-30T17:12:00Z">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ins>
      <w:r w:rsidR="00673697" w:rsidRPr="00673697">
        <w:rPr>
          <w:rFonts w:ascii="Times New Roman" w:hAnsi="Times New Roman"/>
          <w:i/>
          <w:iCs/>
          <w:sz w:val="24"/>
          <w:szCs w:val="24"/>
          <w:lang w:eastAsia="pt-BR"/>
        </w:rPr>
        <w:t>d</w:t>
      </w:r>
      <w:del w:id="26" w:author="Ygo Batista" w:date="2020-05-30T17:12:00Z">
        <w:r w:rsidR="00673697" w:rsidRPr="00673697" w:rsidDel="00812F2D">
          <w:rPr>
            <w:rFonts w:ascii="Times New Roman" w:hAnsi="Times New Roman"/>
            <w:i/>
            <w:iCs/>
            <w:sz w:val="24"/>
            <w:szCs w:val="24"/>
            <w:lang w:eastAsia="pt-BR"/>
          </w:rPr>
          <w:delText>a</w:delText>
        </w:r>
      </w:del>
      <w:ins w:id="27" w:author="Ygo Batista" w:date="2020-05-30T17:12:00Z">
        <w:r w:rsidR="00812F2D">
          <w:rPr>
            <w:rFonts w:ascii="Times New Roman" w:hAnsi="Times New Roman"/>
            <w:i/>
            <w:iCs/>
            <w:sz w:val="24"/>
            <w:szCs w:val="24"/>
            <w:lang w:eastAsia="pt-BR"/>
          </w:rPr>
          <w:t>isciplinas de</w:t>
        </w:r>
      </w:ins>
      <w:r w:rsidR="00673697" w:rsidRPr="00673697">
        <w:rPr>
          <w:rFonts w:ascii="Times New Roman" w:hAnsi="Times New Roman"/>
          <w:i/>
          <w:iCs/>
          <w:sz w:val="24"/>
          <w:szCs w:val="24"/>
          <w:lang w:eastAsia="pt-BR"/>
        </w:rPr>
        <w:t xml:space="preserve"> eletrônica analógica</w:t>
      </w:r>
      <w:del w:id="28" w:author="Ygo Batista" w:date="2020-05-30T17:14:00Z">
        <w:r w:rsidR="00673697" w:rsidRPr="00673697" w:rsidDel="00202031">
          <w:rPr>
            <w:rFonts w:ascii="Times New Roman" w:hAnsi="Times New Roman"/>
            <w:i/>
            <w:iCs/>
            <w:sz w:val="24"/>
            <w:szCs w:val="24"/>
            <w:lang w:eastAsia="pt-BR"/>
          </w:rPr>
          <w:delText xml:space="preserve"> e</w:delText>
        </w:r>
      </w:del>
      <w:ins w:id="29" w:author="Ygo Batista" w:date="2020-05-30T17:14:00Z">
        <w:r w:rsidR="00202031">
          <w:rPr>
            <w:rFonts w:ascii="Times New Roman" w:hAnsi="Times New Roman"/>
            <w:i/>
            <w:iCs/>
            <w:sz w:val="24"/>
            <w:szCs w:val="24"/>
            <w:lang w:eastAsia="pt-BR"/>
          </w:rPr>
          <w:t>,</w:t>
        </w:r>
      </w:ins>
      <w:r w:rsidR="00673697" w:rsidRPr="00673697">
        <w:rPr>
          <w:rFonts w:ascii="Times New Roman" w:hAnsi="Times New Roman"/>
          <w:i/>
          <w:iCs/>
          <w:sz w:val="24"/>
          <w:szCs w:val="24"/>
          <w:lang w:eastAsia="pt-BR"/>
        </w:rPr>
        <w:t xml:space="preserve"> digital</w:t>
      </w:r>
      <w:ins w:id="30" w:author="Ygo Batista" w:date="2020-05-30T17:14:00Z">
        <w:r w:rsidR="00202031">
          <w:rPr>
            <w:rFonts w:ascii="Times New Roman" w:hAnsi="Times New Roman"/>
            <w:i/>
            <w:iCs/>
            <w:sz w:val="24"/>
            <w:szCs w:val="24"/>
            <w:lang w:eastAsia="pt-BR"/>
          </w:rPr>
          <w:t xml:space="preserve"> e microcontroladores, bem como componentes</w:t>
        </w:r>
      </w:ins>
      <w:ins w:id="31" w:author="Ygo Batista" w:date="2020-05-30T17:17:00Z">
        <w:r w:rsidR="00EE6125">
          <w:rPr>
            <w:rFonts w:ascii="Times New Roman" w:hAnsi="Times New Roman"/>
            <w:i/>
            <w:iCs/>
            <w:sz w:val="24"/>
            <w:szCs w:val="24"/>
            <w:lang w:eastAsia="pt-BR"/>
          </w:rPr>
          <w:t xml:space="preserve"> eletrônicos</w:t>
        </w:r>
      </w:ins>
      <w:ins w:id="32" w:author="Ygo Batista" w:date="2020-05-30T17:14:00Z">
        <w:r w:rsidR="00202031">
          <w:rPr>
            <w:rFonts w:ascii="Times New Roman" w:hAnsi="Times New Roman"/>
            <w:i/>
            <w:iCs/>
            <w:sz w:val="24"/>
            <w:szCs w:val="24"/>
            <w:lang w:eastAsia="pt-BR"/>
          </w:rPr>
          <w:t xml:space="preserve"> de baixo custo</w:t>
        </w:r>
      </w:ins>
      <w:ins w:id="33" w:author="Ygo Batista" w:date="2020-05-30T17:17:00Z">
        <w:r w:rsidR="00E92C5B">
          <w:rPr>
            <w:rFonts w:ascii="Times New Roman" w:hAnsi="Times New Roman"/>
            <w:i/>
            <w:iCs/>
            <w:sz w:val="24"/>
            <w:szCs w:val="24"/>
            <w:lang w:eastAsia="pt-BR"/>
          </w:rPr>
          <w:t>.</w:t>
        </w:r>
      </w:ins>
      <w:del w:id="34" w:author="Ygo Batista" w:date="2020-05-30T17:14:00Z">
        <w:r w:rsidR="00673697" w:rsidRPr="00673697" w:rsidDel="00202031">
          <w:rPr>
            <w:rFonts w:ascii="Times New Roman" w:hAnsi="Times New Roman"/>
            <w:i/>
            <w:iCs/>
            <w:sz w:val="24"/>
            <w:szCs w:val="24"/>
            <w:lang w:eastAsia="pt-BR"/>
          </w:rPr>
          <w:delText>,</w:delText>
        </w:r>
      </w:del>
      <w:del w:id="35" w:author="Ygo Batista" w:date="2020-05-30T17:19:00Z">
        <w:r w:rsidR="00673697" w:rsidRPr="00673697" w:rsidDel="0027258F">
          <w:rPr>
            <w:rFonts w:ascii="Times New Roman" w:hAnsi="Times New Roman"/>
            <w:i/>
            <w:iCs/>
            <w:sz w:val="24"/>
            <w:szCs w:val="24"/>
            <w:lang w:eastAsia="pt-BR"/>
          </w:rPr>
          <w:delText xml:space="preserve"> com intuito de tornar </w:delText>
        </w:r>
      </w:del>
      <w:del w:id="36" w:author="Ygo Batista" w:date="2020-05-30T17:15:00Z">
        <w:r w:rsidR="00673697" w:rsidRPr="00673697" w:rsidDel="000D1D95">
          <w:rPr>
            <w:rFonts w:ascii="Times New Roman" w:hAnsi="Times New Roman"/>
            <w:i/>
            <w:iCs/>
            <w:sz w:val="24"/>
            <w:szCs w:val="24"/>
            <w:lang w:eastAsia="pt-BR"/>
          </w:rPr>
          <w:delText xml:space="preserve">o laboratório de física experimental do campus </w:delText>
        </w:r>
      </w:del>
      <w:del w:id="37" w:author="Ygo Batista" w:date="2020-05-30T17:14:00Z">
        <w:r w:rsidR="00673697" w:rsidRPr="00673697" w:rsidDel="00202031">
          <w:rPr>
            <w:rFonts w:ascii="Times New Roman" w:hAnsi="Times New Roman"/>
            <w:i/>
            <w:iCs/>
            <w:sz w:val="24"/>
            <w:szCs w:val="24"/>
            <w:lang w:eastAsia="pt-BR"/>
          </w:rPr>
          <w:delText xml:space="preserve">mais </w:delText>
        </w:r>
      </w:del>
      <w:del w:id="38" w:author="Ygo Batista" w:date="2020-05-30T17:13:00Z">
        <w:r w:rsidR="00673697" w:rsidRPr="00673697" w:rsidDel="00235AD2">
          <w:rPr>
            <w:rFonts w:ascii="Times New Roman" w:hAnsi="Times New Roman"/>
            <w:i/>
            <w:iCs/>
            <w:sz w:val="24"/>
            <w:szCs w:val="24"/>
            <w:lang w:eastAsia="pt-BR"/>
          </w:rPr>
          <w:delText>autossuficiente</w:delText>
        </w:r>
      </w:del>
      <w:del w:id="39" w:author="Ygo Batista" w:date="2020-05-30T17:14:00Z">
        <w:r w:rsidR="00673697" w:rsidRPr="00673697" w:rsidDel="00202031">
          <w:rPr>
            <w:rFonts w:ascii="Times New Roman" w:hAnsi="Times New Roman"/>
            <w:i/>
            <w:iCs/>
            <w:sz w:val="24"/>
            <w:szCs w:val="24"/>
            <w:lang w:eastAsia="pt-BR"/>
          </w:rPr>
          <w:delText>, utilizando-se de componen</w:delText>
        </w:r>
        <w:r w:rsidR="00406CE3" w:rsidDel="00202031">
          <w:rPr>
            <w:rFonts w:ascii="Times New Roman" w:hAnsi="Times New Roman"/>
            <w:i/>
            <w:iCs/>
            <w:sz w:val="24"/>
            <w:szCs w:val="24"/>
            <w:lang w:eastAsia="pt-BR"/>
          </w:rPr>
          <w:delText>tes eletrônicos de baixo custo</w:delText>
        </w:r>
      </w:del>
      <w:del w:id="40" w:author="Ygo Batista" w:date="2020-05-30T17:19:00Z">
        <w:r w:rsidR="00406CE3" w:rsidDel="0027258F">
          <w:rPr>
            <w:rFonts w:ascii="Times New Roman" w:hAnsi="Times New Roman"/>
            <w:i/>
            <w:iCs/>
            <w:sz w:val="24"/>
            <w:szCs w:val="24"/>
            <w:lang w:eastAsia="pt-BR"/>
          </w:rPr>
          <w:delText>.</w:delText>
        </w:r>
      </w:del>
    </w:p>
    <w:p w14:paraId="6D3AD324" w14:textId="6BD51A82" w:rsidR="00B576D9" w:rsidRDefault="00B576D9">
      <w:pPr>
        <w:tabs>
          <w:tab w:val="left" w:pos="426"/>
        </w:tabs>
        <w:spacing w:after="0" w:line="240" w:lineRule="auto"/>
        <w:jc w:val="both"/>
        <w:rPr>
          <w:ins w:id="41" w:author="Ygo Batista" w:date="2020-05-30T17:19:00Z"/>
          <w:rFonts w:ascii="Times New Roman" w:hAnsi="Times New Roman"/>
          <w:i/>
          <w:iCs/>
          <w:sz w:val="24"/>
          <w:szCs w:val="24"/>
          <w:lang w:eastAsia="pt-BR"/>
        </w:rPr>
      </w:pP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commentRangeStart w:id="42"/>
      <w:r>
        <w:rPr>
          <w:rFonts w:ascii="Times New Roman" w:hAnsi="Times New Roman"/>
          <w:b/>
          <w:bCs/>
          <w:caps/>
          <w:color w:val="000000" w:themeColor="text1"/>
          <w:kern w:val="2"/>
          <w:sz w:val="24"/>
          <w:szCs w:val="28"/>
          <w:lang w:eastAsia="pt-BR"/>
        </w:rPr>
        <w:t>introdução</w:t>
      </w:r>
      <w:commentRangeEnd w:id="42"/>
      <w:r w:rsidR="00A36792">
        <w:rPr>
          <w:rStyle w:val="Refdecomentrio"/>
        </w:rPr>
        <w:commentReference w:id="42"/>
      </w:r>
    </w:p>
    <w:p w14:paraId="6D3AD32B" w14:textId="03A126BD" w:rsidR="001D0D70" w:rsidDel="0034765F" w:rsidRDefault="0033791C" w:rsidP="004B4AF9">
      <w:pPr>
        <w:tabs>
          <w:tab w:val="left" w:pos="426"/>
        </w:tabs>
        <w:spacing w:after="0" w:line="240" w:lineRule="auto"/>
        <w:jc w:val="both"/>
        <w:rPr>
          <w:del w:id="43" w:author="Ygo Batista" w:date="2020-05-30T17:25:00Z"/>
          <w:rFonts w:ascii="Times New Roman" w:hAnsi="Times New Roman"/>
          <w:sz w:val="24"/>
          <w:szCs w:val="24"/>
          <w:lang w:eastAsia="pt-BR"/>
        </w:rPr>
      </w:pPr>
      <w:ins w:id="44" w:author="Ygo Batista" w:date="2020-05-30T18:20:00Z">
        <w:r>
          <w:rPr>
            <w:rFonts w:ascii="Times New Roman" w:hAnsi="Times New Roman"/>
            <w:sz w:val="24"/>
            <w:szCs w:val="24"/>
            <w:lang w:eastAsia="pt-BR"/>
          </w:rPr>
          <w:tab/>
        </w:r>
      </w:ins>
      <w:ins w:id="45" w:author="Ygo Batista" w:date="2020-05-30T17:26:00Z">
        <w:r w:rsidR="0034765F">
          <w:rPr>
            <w:rFonts w:ascii="Times New Roman" w:hAnsi="Times New Roman"/>
            <w:sz w:val="24"/>
            <w:szCs w:val="24"/>
            <w:lang w:eastAsia="pt-BR"/>
          </w:rPr>
          <w:t>É fundamental</w:t>
        </w:r>
      </w:ins>
      <w:ins w:id="46" w:author="Ygo Batista" w:date="2020-05-30T17:27:00Z">
        <w:r w:rsidR="0034765F">
          <w:rPr>
            <w:rFonts w:ascii="Times New Roman" w:hAnsi="Times New Roman"/>
            <w:sz w:val="24"/>
            <w:szCs w:val="24"/>
            <w:lang w:eastAsia="pt-BR"/>
          </w:rPr>
          <w:t>, para o</w:t>
        </w:r>
      </w:ins>
      <w:ins w:id="47" w:author="Ygo Batista" w:date="2020-05-30T18:25:00Z">
        <w:r w:rsidR="00BA4B50">
          <w:rPr>
            <w:rFonts w:ascii="Times New Roman" w:hAnsi="Times New Roman"/>
            <w:sz w:val="24"/>
            <w:szCs w:val="24"/>
            <w:lang w:eastAsia="pt-BR"/>
          </w:rPr>
          <w:t>s</w:t>
        </w:r>
      </w:ins>
      <w:ins w:id="48" w:author="Ygo Batista" w:date="2020-05-30T17:27:00Z">
        <w:r w:rsidR="0034765F">
          <w:rPr>
            <w:rFonts w:ascii="Times New Roman" w:hAnsi="Times New Roman"/>
            <w:sz w:val="24"/>
            <w:szCs w:val="24"/>
            <w:lang w:eastAsia="pt-BR"/>
          </w:rPr>
          <w:t xml:space="preserve"> estudante</w:t>
        </w:r>
      </w:ins>
      <w:ins w:id="49" w:author="Ygo Batista" w:date="2020-05-30T18:25:00Z">
        <w:r w:rsidR="00BA4B50">
          <w:rPr>
            <w:rFonts w:ascii="Times New Roman" w:hAnsi="Times New Roman"/>
            <w:sz w:val="24"/>
            <w:szCs w:val="24"/>
            <w:lang w:eastAsia="pt-BR"/>
          </w:rPr>
          <w:t>s</w:t>
        </w:r>
      </w:ins>
      <w:ins w:id="50" w:author="Ygo Batista" w:date="2020-05-30T17:27:00Z">
        <w:r w:rsidR="0034765F">
          <w:rPr>
            <w:rFonts w:ascii="Times New Roman" w:hAnsi="Times New Roman"/>
            <w:sz w:val="24"/>
            <w:szCs w:val="24"/>
            <w:lang w:eastAsia="pt-BR"/>
          </w:rPr>
          <w:t xml:space="preserve"> de engenharia e futuro</w:t>
        </w:r>
      </w:ins>
      <w:ins w:id="51" w:author="Ygo Batista" w:date="2020-05-30T18:25:00Z">
        <w:r w:rsidR="00BA4B50">
          <w:rPr>
            <w:rFonts w:ascii="Times New Roman" w:hAnsi="Times New Roman"/>
            <w:sz w:val="24"/>
            <w:szCs w:val="24"/>
            <w:lang w:eastAsia="pt-BR"/>
          </w:rPr>
          <w:t>s</w:t>
        </w:r>
      </w:ins>
      <w:ins w:id="52" w:author="Ygo Batista" w:date="2020-05-30T17:27:00Z">
        <w:r w:rsidR="0034765F">
          <w:rPr>
            <w:rFonts w:ascii="Times New Roman" w:hAnsi="Times New Roman"/>
            <w:sz w:val="24"/>
            <w:szCs w:val="24"/>
            <w:lang w:eastAsia="pt-BR"/>
          </w:rPr>
          <w:t xml:space="preserve"> engenheiro</w:t>
        </w:r>
      </w:ins>
      <w:ins w:id="53" w:author="Ygo Batista" w:date="2020-05-30T18:25:00Z">
        <w:r w:rsidR="00BA4B50">
          <w:rPr>
            <w:rFonts w:ascii="Times New Roman" w:hAnsi="Times New Roman"/>
            <w:sz w:val="24"/>
            <w:szCs w:val="24"/>
            <w:lang w:eastAsia="pt-BR"/>
          </w:rPr>
          <w:t>s</w:t>
        </w:r>
      </w:ins>
      <w:ins w:id="54" w:author="Ygo Batista" w:date="2020-05-30T17:27:00Z">
        <w:r w:rsidR="0034765F">
          <w:rPr>
            <w:rFonts w:ascii="Times New Roman" w:hAnsi="Times New Roman"/>
            <w:sz w:val="24"/>
            <w:szCs w:val="24"/>
            <w:lang w:eastAsia="pt-BR"/>
          </w:rPr>
          <w:t xml:space="preserve"> eletricista</w:t>
        </w:r>
      </w:ins>
      <w:ins w:id="55" w:author="Ygo Batista" w:date="2020-05-30T18:25:00Z">
        <w:r w:rsidR="00BA4B50">
          <w:rPr>
            <w:rFonts w:ascii="Times New Roman" w:hAnsi="Times New Roman"/>
            <w:sz w:val="24"/>
            <w:szCs w:val="24"/>
            <w:lang w:eastAsia="pt-BR"/>
          </w:rPr>
          <w:t>s</w:t>
        </w:r>
      </w:ins>
      <w:ins w:id="56" w:author="Ygo Batista" w:date="2020-05-30T17:27:00Z">
        <w:r w:rsidR="0034765F">
          <w:rPr>
            <w:rFonts w:ascii="Times New Roman" w:hAnsi="Times New Roman"/>
            <w:sz w:val="24"/>
            <w:szCs w:val="24"/>
            <w:lang w:eastAsia="pt-BR"/>
          </w:rPr>
          <w:t xml:space="preserve">, conhecer as propriedades e </w:t>
        </w:r>
      </w:ins>
      <w:ins w:id="57" w:author="Ygo Batista" w:date="2020-05-30T18:26:00Z">
        <w:r w:rsidR="00BA4B50">
          <w:rPr>
            <w:rFonts w:ascii="Times New Roman" w:hAnsi="Times New Roman"/>
            <w:sz w:val="24"/>
            <w:szCs w:val="24"/>
            <w:lang w:eastAsia="pt-BR"/>
          </w:rPr>
          <w:t>distribuição</w:t>
        </w:r>
      </w:ins>
      <w:ins w:id="58" w:author="Ygo Batista" w:date="2020-05-30T17:27:00Z">
        <w:r w:rsidR="0034765F">
          <w:rPr>
            <w:rFonts w:ascii="Times New Roman" w:hAnsi="Times New Roman"/>
            <w:sz w:val="24"/>
            <w:szCs w:val="24"/>
            <w:lang w:eastAsia="pt-BR"/>
          </w:rPr>
          <w:t xml:space="preserve"> </w:t>
        </w:r>
      </w:ins>
      <w:ins w:id="59" w:author="Ygo Batista" w:date="2020-05-30T17:29:00Z">
        <w:r w:rsidR="00282697">
          <w:rPr>
            <w:rFonts w:ascii="Times New Roman" w:hAnsi="Times New Roman"/>
            <w:sz w:val="24"/>
            <w:szCs w:val="24"/>
            <w:lang w:eastAsia="pt-BR"/>
          </w:rPr>
          <w:t>espacial</w:t>
        </w:r>
      </w:ins>
      <w:ins w:id="60" w:author="Ygo Batista" w:date="2020-05-30T17:27:00Z">
        <w:r w:rsidR="0034765F">
          <w:rPr>
            <w:rFonts w:ascii="Times New Roman" w:hAnsi="Times New Roman"/>
            <w:sz w:val="24"/>
            <w:szCs w:val="24"/>
            <w:lang w:eastAsia="pt-BR"/>
          </w:rPr>
          <w:t xml:space="preserve"> de campos magnéticos. Tais campos</w:t>
        </w:r>
      </w:ins>
      <w:ins w:id="61" w:author="Ygo Batista" w:date="2020-05-30T17:30:00Z">
        <w:r w:rsidR="00446457">
          <w:rPr>
            <w:rFonts w:ascii="Times New Roman" w:hAnsi="Times New Roman"/>
            <w:sz w:val="24"/>
            <w:szCs w:val="24"/>
            <w:lang w:eastAsia="pt-BR"/>
          </w:rPr>
          <w:t xml:space="preserve"> podem ser variáveis no tempo, sendo</w:t>
        </w:r>
      </w:ins>
      <w:ins w:id="62" w:author="Ygo Batista" w:date="2020-05-30T17:27:00Z">
        <w:r w:rsidR="0034765F">
          <w:rPr>
            <w:rFonts w:ascii="Times New Roman" w:hAnsi="Times New Roman"/>
            <w:sz w:val="24"/>
            <w:szCs w:val="24"/>
            <w:lang w:eastAsia="pt-BR"/>
          </w:rPr>
          <w:t xml:space="preserve"> </w:t>
        </w:r>
        <w:r w:rsidR="004D425B">
          <w:rPr>
            <w:rFonts w:ascii="Times New Roman" w:hAnsi="Times New Roman"/>
            <w:sz w:val="24"/>
            <w:szCs w:val="24"/>
            <w:lang w:eastAsia="pt-BR"/>
          </w:rPr>
          <w:t xml:space="preserve">a base do funcionamento das máquinas </w:t>
        </w:r>
      </w:ins>
      <w:ins w:id="63" w:author="Ygo Batista" w:date="2020-05-30T17:28:00Z">
        <w:r w:rsidR="004D425B">
          <w:rPr>
            <w:rFonts w:ascii="Times New Roman" w:hAnsi="Times New Roman"/>
            <w:sz w:val="24"/>
            <w:szCs w:val="24"/>
            <w:lang w:eastAsia="pt-BR"/>
          </w:rPr>
          <w:t>elétricas rotativas e estacionárias</w:t>
        </w:r>
      </w:ins>
      <w:ins w:id="64" w:author="Ygo Batista" w:date="2020-05-30T18:26:00Z">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ins>
      <w:ins w:id="65" w:author="Ygo Batista" w:date="2020-05-30T17:28:00Z">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ins>
      <w:ins w:id="66" w:author="Ygo Batista" w:date="2020-05-30T17:32:00Z">
        <w:r w:rsidR="00B75E3C">
          <w:rPr>
            <w:rFonts w:ascii="Times New Roman" w:hAnsi="Times New Roman"/>
            <w:sz w:val="24"/>
            <w:szCs w:val="24"/>
            <w:lang w:eastAsia="pt-BR"/>
          </w:rPr>
          <w:t>Mas t</w:t>
        </w:r>
      </w:ins>
      <w:ins w:id="67" w:author="Ygo Batista" w:date="2020-05-30T17:30:00Z">
        <w:r w:rsidR="00757CD1">
          <w:rPr>
            <w:rFonts w:ascii="Times New Roman" w:hAnsi="Times New Roman"/>
            <w:sz w:val="24"/>
            <w:szCs w:val="24"/>
            <w:lang w:eastAsia="pt-BR"/>
          </w:rPr>
          <w:t xml:space="preserve">ambém podem ser constantes, </w:t>
        </w:r>
      </w:ins>
      <w:ins w:id="68" w:author="Ygo Batista" w:date="2020-05-30T17:31:00Z">
        <w:r w:rsidR="00757CD1">
          <w:rPr>
            <w:rFonts w:ascii="Times New Roman" w:hAnsi="Times New Roman"/>
            <w:sz w:val="24"/>
            <w:szCs w:val="24"/>
            <w:lang w:eastAsia="pt-BR"/>
          </w:rPr>
          <w:t>presentes no princípio físico de funcionamento de relés eletromecânicos</w:t>
        </w:r>
        <w:r w:rsidR="004E4636">
          <w:rPr>
            <w:rFonts w:ascii="Times New Roman" w:hAnsi="Times New Roman"/>
            <w:sz w:val="24"/>
            <w:szCs w:val="24"/>
            <w:lang w:eastAsia="pt-BR"/>
          </w:rPr>
          <w:t>, eletroválvulas, eletroímãs,</w:t>
        </w:r>
      </w:ins>
      <w:ins w:id="69" w:author="Ygo Batista" w:date="2020-05-30T17:34:00Z">
        <w:r w:rsidR="00AD1137">
          <w:rPr>
            <w:rFonts w:ascii="Times New Roman" w:hAnsi="Times New Roman"/>
            <w:sz w:val="24"/>
            <w:szCs w:val="24"/>
            <w:lang w:eastAsia="pt-BR"/>
          </w:rPr>
          <w:t xml:space="preserve"> sensores Hall,</w:t>
        </w:r>
      </w:ins>
      <w:ins w:id="70" w:author="Ygo Batista" w:date="2020-05-30T17:35:00Z">
        <w:r w:rsidR="00AD1137">
          <w:rPr>
            <w:rFonts w:ascii="Times New Roman" w:hAnsi="Times New Roman"/>
            <w:sz w:val="24"/>
            <w:szCs w:val="24"/>
            <w:lang w:eastAsia="pt-BR"/>
          </w:rPr>
          <w:t xml:space="preserve"> reed switch,</w:t>
        </w:r>
      </w:ins>
      <w:ins w:id="71" w:author="Ygo Batista" w:date="2020-05-30T17:31:00Z">
        <w:r w:rsidR="004E4636">
          <w:rPr>
            <w:rFonts w:ascii="Times New Roman" w:hAnsi="Times New Roman"/>
            <w:sz w:val="24"/>
            <w:szCs w:val="24"/>
            <w:lang w:eastAsia="pt-BR"/>
          </w:rPr>
          <w:t xml:space="preserve"> entre outros dispositivos</w:t>
        </w:r>
      </w:ins>
    </w:p>
    <w:p w14:paraId="6D3AD32C" w14:textId="630CF9B3" w:rsidR="004B4AF9" w:rsidRPr="004542B2" w:rsidDel="00120DBB" w:rsidRDefault="00B75E3C" w:rsidP="002565B5">
      <w:pPr>
        <w:tabs>
          <w:tab w:val="left" w:pos="426"/>
        </w:tabs>
        <w:spacing w:after="0" w:line="240" w:lineRule="auto"/>
        <w:jc w:val="both"/>
        <w:rPr>
          <w:del w:id="72" w:author="Ygo Batista" w:date="2020-05-30T17:21:00Z"/>
          <w:rFonts w:ascii="Times New Roman" w:hAnsi="Times New Roman"/>
          <w:sz w:val="24"/>
          <w:szCs w:val="24"/>
          <w:lang w:eastAsia="pt-BR"/>
        </w:rPr>
      </w:pPr>
      <w:ins w:id="73" w:author="Ygo Batista" w:date="2020-05-30T17:32:00Z">
        <w:r>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ins>
      <w:ins w:id="74" w:author="Ygo Batista" w:date="2020-05-30T18:19:00Z">
        <w:r w:rsidR="00236148">
          <w:rPr>
            <w:rFonts w:ascii="Times New Roman" w:hAnsi="Times New Roman"/>
            <w:sz w:val="24"/>
            <w:szCs w:val="24"/>
            <w:lang w:eastAsia="pt-BR"/>
          </w:rPr>
          <w:t>T</w:t>
        </w:r>
      </w:ins>
      <w:del w:id="75" w:author="Ygo Batista" w:date="2020-05-30T17:21:00Z">
        <w:r w:rsidR="001D0D70" w:rsidDel="00120DBB">
          <w:rPr>
            <w:rFonts w:ascii="Times New Roman" w:hAnsi="Times New Roman"/>
            <w:sz w:val="24"/>
            <w:szCs w:val="24"/>
            <w:lang w:eastAsia="pt-BR"/>
          </w:rPr>
          <w:tab/>
        </w:r>
        <w:r w:rsidR="004B4AF9" w:rsidRPr="004542B2" w:rsidDel="00120DBB">
          <w:rPr>
            <w:rFonts w:ascii="Times New Roman" w:hAnsi="Times New Roman"/>
            <w:sz w:val="24"/>
            <w:szCs w:val="24"/>
            <w:lang w:eastAsia="pt-BR"/>
          </w:rPr>
          <w:delTex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delText>
        </w:r>
        <w:r w:rsidR="004B4AF9" w:rsidDel="00120DBB">
          <w:rPr>
            <w:rFonts w:ascii="Times New Roman" w:hAnsi="Times New Roman"/>
            <w:sz w:val="24"/>
            <w:szCs w:val="24"/>
            <w:lang w:eastAsia="pt-BR"/>
          </w:rPr>
          <w:delText xml:space="preserve">também </w:delText>
        </w:r>
        <w:r w:rsidR="004B4AF9" w:rsidRPr="004542B2" w:rsidDel="00120DBB">
          <w:rPr>
            <w:rFonts w:ascii="Times New Roman" w:hAnsi="Times New Roman"/>
            <w:sz w:val="24"/>
            <w:szCs w:val="24"/>
            <w:lang w:eastAsia="pt-BR"/>
          </w:rPr>
          <w:delText xml:space="preserve">pelos ímãs. </w:delText>
        </w:r>
      </w:del>
    </w:p>
    <w:p w14:paraId="312195C0" w14:textId="453BE8BC" w:rsidR="00A73738" w:rsidRDefault="004B4AF9" w:rsidP="0033791C">
      <w:pPr>
        <w:tabs>
          <w:tab w:val="left" w:pos="426"/>
        </w:tabs>
        <w:spacing w:after="0" w:line="240" w:lineRule="auto"/>
        <w:jc w:val="both"/>
        <w:rPr>
          <w:ins w:id="76" w:author="Ygo Batista" w:date="2020-05-30T18:32:00Z"/>
          <w:rFonts w:ascii="Times New Roman" w:hAnsi="Times New Roman"/>
          <w:sz w:val="24"/>
          <w:szCs w:val="24"/>
          <w:lang w:eastAsia="pt-BR"/>
        </w:rPr>
      </w:pPr>
      <w:del w:id="77" w:author="Ygo Batista" w:date="2020-05-30T17:24:00Z">
        <w:r w:rsidDel="00A36792">
          <w:rPr>
            <w:rFonts w:ascii="Times New Roman" w:hAnsi="Times New Roman"/>
            <w:sz w:val="24"/>
            <w:szCs w:val="24"/>
            <w:lang w:eastAsia="pt-BR"/>
          </w:rPr>
          <w:tab/>
        </w:r>
        <w:r w:rsidRPr="004542B2" w:rsidDel="00A36792">
          <w:rPr>
            <w:rFonts w:ascii="Times New Roman" w:hAnsi="Times New Roman"/>
            <w:sz w:val="24"/>
            <w:szCs w:val="24"/>
            <w:lang w:eastAsia="pt-BR"/>
          </w:rPr>
          <w:delText>Os medidores de campo magnét</w:delText>
        </w:r>
        <w:r w:rsidDel="00A36792">
          <w:rPr>
            <w:rFonts w:ascii="Times New Roman" w:hAnsi="Times New Roman"/>
            <w:sz w:val="24"/>
            <w:szCs w:val="24"/>
            <w:lang w:eastAsia="pt-BR"/>
          </w:rPr>
          <w:delText xml:space="preserve">ico são de </w:delText>
        </w:r>
        <w:commentRangeStart w:id="78"/>
        <w:r w:rsidDel="00A36792">
          <w:rPr>
            <w:rFonts w:ascii="Times New Roman" w:hAnsi="Times New Roman"/>
            <w:sz w:val="24"/>
            <w:szCs w:val="24"/>
            <w:lang w:eastAsia="pt-BR"/>
          </w:rPr>
          <w:delText>extrema</w:delText>
        </w:r>
        <w:commentRangeEnd w:id="78"/>
        <w:r w:rsidR="00810E56" w:rsidDel="00A36792">
          <w:rPr>
            <w:rStyle w:val="Refdecomentrio"/>
          </w:rPr>
          <w:commentReference w:id="78"/>
        </w:r>
        <w:r w:rsidDel="00A36792">
          <w:rPr>
            <w:rFonts w:ascii="Times New Roman" w:hAnsi="Times New Roman"/>
            <w:sz w:val="24"/>
            <w:szCs w:val="24"/>
            <w:lang w:eastAsia="pt-BR"/>
          </w:rPr>
          <w:delText xml:space="preserve"> importância na vida profissional de vários engenheiros em diversos projetos e aplicações em seu dia a dia de trabalho</w:delText>
        </w:r>
        <w:r w:rsidRPr="004542B2" w:rsidDel="00A36792">
          <w:rPr>
            <w:rFonts w:ascii="Times New Roman" w:hAnsi="Times New Roman"/>
            <w:sz w:val="24"/>
            <w:szCs w:val="24"/>
            <w:lang w:eastAsia="pt-BR"/>
          </w:rPr>
          <w:delText xml:space="preserve">, principalmente </w:delText>
        </w:r>
        <w:r w:rsidDel="00A36792">
          <w:rPr>
            <w:rFonts w:ascii="Times New Roman" w:hAnsi="Times New Roman"/>
            <w:sz w:val="24"/>
            <w:szCs w:val="24"/>
            <w:lang w:eastAsia="pt-BR"/>
          </w:rPr>
          <w:delText xml:space="preserve">para </w:delText>
        </w:r>
        <w:r w:rsidRPr="004542B2" w:rsidDel="00A36792">
          <w:rPr>
            <w:rFonts w:ascii="Times New Roman" w:hAnsi="Times New Roman"/>
            <w:sz w:val="24"/>
            <w:szCs w:val="24"/>
            <w:lang w:eastAsia="pt-BR"/>
          </w:rPr>
          <w:delText xml:space="preserve">saber a influência da atuação de um campo magnético em uma determinada área ou espaço. </w:delText>
        </w:r>
      </w:del>
      <w:del w:id="79" w:author="Ygo Batista" w:date="2020-05-30T17:32:00Z">
        <w:r w:rsidRPr="004542B2" w:rsidDel="001607D7">
          <w:rPr>
            <w:rFonts w:ascii="Times New Roman" w:hAnsi="Times New Roman"/>
            <w:sz w:val="24"/>
            <w:szCs w:val="24"/>
            <w:lang w:eastAsia="pt-BR"/>
          </w:rPr>
          <w:delText xml:space="preserve">Nesse sentido, </w:delText>
        </w:r>
      </w:del>
      <w:del w:id="80" w:author="Ygo Batista" w:date="2020-05-30T17:40:00Z">
        <w:r w:rsidDel="00E92EAE">
          <w:rPr>
            <w:rFonts w:ascii="Times New Roman" w:hAnsi="Times New Roman"/>
            <w:sz w:val="24"/>
            <w:szCs w:val="24"/>
            <w:lang w:eastAsia="pt-BR"/>
          </w:rPr>
          <w:delText xml:space="preserve">fica claro que </w:delText>
        </w:r>
      </w:del>
      <w:del w:id="81" w:author="Ygo Batista" w:date="2020-05-30T18:19:00Z">
        <w:r w:rsidDel="00236148">
          <w:rPr>
            <w:rFonts w:ascii="Times New Roman" w:hAnsi="Times New Roman"/>
            <w:sz w:val="24"/>
            <w:szCs w:val="24"/>
            <w:lang w:eastAsia="pt-BR"/>
          </w:rPr>
          <w:delText>t</w:delText>
        </w:r>
      </w:del>
      <w:r>
        <w:rPr>
          <w:rFonts w:ascii="Times New Roman" w:hAnsi="Times New Roman"/>
          <w:sz w:val="24"/>
          <w:szCs w:val="24"/>
          <w:lang w:eastAsia="pt-BR"/>
        </w:rPr>
        <w:t>er contato com um equipamento</w:t>
      </w:r>
      <w:ins w:id="82" w:author="Ygo Batista" w:date="2020-05-30T17:32:00Z">
        <w:r w:rsidR="001607D7">
          <w:rPr>
            <w:rFonts w:ascii="Times New Roman" w:hAnsi="Times New Roman"/>
            <w:sz w:val="24"/>
            <w:szCs w:val="24"/>
            <w:lang w:eastAsia="pt-BR"/>
          </w:rPr>
          <w:t xml:space="preserve"> </w:t>
        </w:r>
      </w:ins>
      <w:ins w:id="83" w:author="Ygo Batista" w:date="2020-05-30T17:33:00Z">
        <w:r w:rsidR="001607D7">
          <w:rPr>
            <w:rFonts w:ascii="Times New Roman" w:hAnsi="Times New Roman"/>
            <w:sz w:val="24"/>
            <w:szCs w:val="24"/>
            <w:lang w:eastAsia="pt-BR"/>
          </w:rPr>
          <w:t xml:space="preserve">capaz de medir campos magnéticos </w:t>
        </w:r>
      </w:ins>
      <w:del w:id="84" w:author="Ygo Batista" w:date="2020-05-30T17:33:00Z">
        <w:r w:rsidDel="00186F4C">
          <w:rPr>
            <w:rFonts w:ascii="Times New Roman" w:hAnsi="Times New Roman"/>
            <w:sz w:val="24"/>
            <w:szCs w:val="24"/>
            <w:lang w:eastAsia="pt-BR"/>
          </w:rPr>
          <w:delText xml:space="preserve"> como esse </w:delText>
        </w:r>
      </w:del>
      <w:r>
        <w:rPr>
          <w:rFonts w:ascii="Times New Roman" w:hAnsi="Times New Roman"/>
          <w:sz w:val="24"/>
          <w:szCs w:val="24"/>
          <w:lang w:eastAsia="pt-BR"/>
        </w:rPr>
        <w:t xml:space="preserve">durante </w:t>
      </w:r>
      <w:del w:id="85" w:author="Ygo Batista" w:date="2020-05-30T17:33:00Z">
        <w:r w:rsidDel="00616B35">
          <w:rPr>
            <w:rFonts w:ascii="Times New Roman" w:hAnsi="Times New Roman"/>
            <w:sz w:val="24"/>
            <w:szCs w:val="24"/>
            <w:lang w:eastAsia="pt-BR"/>
          </w:rPr>
          <w:delText>a graduação</w:delText>
        </w:r>
      </w:del>
      <w:ins w:id="86" w:author="Ygo Batista" w:date="2020-05-30T17:34:00Z">
        <w:r w:rsidR="00616B35">
          <w:rPr>
            <w:rFonts w:ascii="Times New Roman" w:hAnsi="Times New Roman"/>
            <w:sz w:val="24"/>
            <w:szCs w:val="24"/>
            <w:lang w:eastAsia="pt-BR"/>
          </w:rPr>
          <w:t>a disciplina</w:t>
        </w:r>
      </w:ins>
      <w:ins w:id="87" w:author="Ygo Batista" w:date="2020-05-30T17:33:00Z">
        <w:r w:rsidR="00616B35">
          <w:rPr>
            <w:rFonts w:ascii="Times New Roman" w:hAnsi="Times New Roman"/>
            <w:sz w:val="24"/>
            <w:szCs w:val="24"/>
            <w:lang w:eastAsia="pt-BR"/>
          </w:rPr>
          <w:t xml:space="preserve"> de </w:t>
        </w:r>
      </w:ins>
      <w:ins w:id="88" w:author="Ygo Batista" w:date="2020-05-30T17:34:00Z">
        <w:r w:rsidR="00616B35">
          <w:rPr>
            <w:rFonts w:ascii="Times New Roman" w:hAnsi="Times New Roman"/>
            <w:sz w:val="24"/>
            <w:szCs w:val="24"/>
            <w:lang w:eastAsia="pt-BR"/>
          </w:rPr>
          <w:t>f</w:t>
        </w:r>
      </w:ins>
      <w:ins w:id="89" w:author="Ygo Batista" w:date="2020-05-30T17:33:00Z">
        <w:r w:rsidR="00616B35">
          <w:rPr>
            <w:rFonts w:ascii="Times New Roman" w:hAnsi="Times New Roman"/>
            <w:sz w:val="24"/>
            <w:szCs w:val="24"/>
            <w:lang w:eastAsia="pt-BR"/>
          </w:rPr>
          <w:t xml:space="preserve">ísica </w:t>
        </w:r>
      </w:ins>
      <w:ins w:id="90" w:author="Ygo Batista" w:date="2020-05-30T17:34:00Z">
        <w:r w:rsidR="00616B35">
          <w:rPr>
            <w:rFonts w:ascii="Times New Roman" w:hAnsi="Times New Roman"/>
            <w:sz w:val="24"/>
            <w:szCs w:val="24"/>
            <w:lang w:eastAsia="pt-BR"/>
          </w:rPr>
          <w:t>e</w:t>
        </w:r>
      </w:ins>
      <w:ins w:id="91" w:author="Ygo Batista" w:date="2020-05-30T17:33:00Z">
        <w:r w:rsidR="00616B35">
          <w:rPr>
            <w:rFonts w:ascii="Times New Roman" w:hAnsi="Times New Roman"/>
            <w:sz w:val="24"/>
            <w:szCs w:val="24"/>
            <w:lang w:eastAsia="pt-BR"/>
          </w:rPr>
          <w:t>xperimental</w:t>
        </w:r>
      </w:ins>
      <w:r>
        <w:rPr>
          <w:rFonts w:ascii="Times New Roman" w:hAnsi="Times New Roman"/>
          <w:sz w:val="24"/>
          <w:szCs w:val="24"/>
          <w:lang w:eastAsia="pt-BR"/>
        </w:rPr>
        <w:t xml:space="preserve"> é muito importante para a boa formação do estudante de engenharia</w:t>
      </w:r>
      <w:del w:id="92" w:author="Ygo Batista" w:date="2020-05-30T17:36:00Z">
        <w:r w:rsidDel="005201DC">
          <w:rPr>
            <w:rFonts w:ascii="Times New Roman" w:hAnsi="Times New Roman"/>
            <w:sz w:val="24"/>
            <w:szCs w:val="24"/>
            <w:lang w:eastAsia="pt-BR"/>
          </w:rPr>
          <w:delText>,</w:delText>
        </w:r>
      </w:del>
      <w:del w:id="93" w:author="Ygo Batista" w:date="2020-05-30T17:35:00Z">
        <w:r w:rsidDel="005201DC">
          <w:rPr>
            <w:rFonts w:ascii="Times New Roman" w:hAnsi="Times New Roman"/>
            <w:sz w:val="24"/>
            <w:szCs w:val="24"/>
            <w:lang w:eastAsia="pt-BR"/>
          </w:rPr>
          <w:delText xml:space="preserve"> que depois de formado pode ter plena noção de conceitos físicos sobre magnetismo e efeito Hall e do potencial e bom uso de um equipamento de medição como esse</w:delText>
        </w:r>
      </w:del>
      <w:r w:rsidRPr="004542B2">
        <w:rPr>
          <w:rFonts w:ascii="Times New Roman" w:hAnsi="Times New Roman"/>
          <w:sz w:val="24"/>
          <w:szCs w:val="24"/>
          <w:lang w:eastAsia="pt-BR"/>
        </w:rPr>
        <w:t>.</w:t>
      </w:r>
      <w:ins w:id="94" w:author="Ygo Batista" w:date="2020-05-30T18:16:00Z">
        <w:r w:rsidR="00516067">
          <w:rPr>
            <w:rFonts w:ascii="Times New Roman" w:hAnsi="Times New Roman"/>
            <w:sz w:val="24"/>
            <w:szCs w:val="24"/>
            <w:lang w:eastAsia="pt-BR"/>
          </w:rPr>
          <w:t xml:space="preserve"> </w:t>
        </w:r>
      </w:ins>
      <w:ins w:id="95" w:author="Ygo Batista" w:date="2020-05-30T18:33:00Z">
        <w:r w:rsidR="000B4CC1" w:rsidRPr="004542B2">
          <w:rPr>
            <w:rFonts w:ascii="Times New Roman" w:hAnsi="Times New Roman"/>
            <w:sz w:val="24"/>
            <w:szCs w:val="24"/>
            <w:lang w:eastAsia="pt-BR"/>
          </w:rPr>
          <w:t xml:space="preserve">Kant (1986, p.12) aponta que o ser humano é tudo aquilo que a educação faz </w:t>
        </w:r>
        <w:commentRangeStart w:id="96"/>
        <w:r w:rsidR="000B4CC1" w:rsidRPr="004542B2">
          <w:rPr>
            <w:rFonts w:ascii="Times New Roman" w:hAnsi="Times New Roman"/>
            <w:sz w:val="24"/>
            <w:szCs w:val="24"/>
            <w:lang w:eastAsia="pt-BR"/>
          </w:rPr>
          <w:t>dele</w:t>
        </w:r>
        <w:commentRangeEnd w:id="96"/>
        <w:r w:rsidR="000B4CC1">
          <w:rPr>
            <w:rStyle w:val="Refdecomentrio"/>
          </w:rPr>
          <w:commentReference w:id="96"/>
        </w:r>
        <w:r w:rsidR="000B4CC1">
          <w:rPr>
            <w:rFonts w:ascii="Times New Roman" w:hAnsi="Times New Roman"/>
            <w:sz w:val="24"/>
            <w:szCs w:val="24"/>
            <w:lang w:eastAsia="pt-BR"/>
          </w:rPr>
          <w:t>.</w:t>
        </w:r>
      </w:ins>
    </w:p>
    <w:p w14:paraId="62B0E864" w14:textId="51E53C6C" w:rsidR="00A73738" w:rsidRDefault="00A73738" w:rsidP="00A73738">
      <w:pPr>
        <w:tabs>
          <w:tab w:val="left" w:pos="426"/>
        </w:tabs>
        <w:spacing w:after="0" w:line="240" w:lineRule="auto"/>
        <w:jc w:val="both"/>
        <w:rPr>
          <w:moveTo w:id="97" w:author="Ygo Batista" w:date="2020-05-30T18:32:00Z"/>
          <w:rFonts w:ascii="Times New Roman" w:hAnsi="Times New Roman"/>
          <w:sz w:val="24"/>
          <w:szCs w:val="24"/>
          <w:lang w:eastAsia="pt-BR"/>
        </w:rPr>
      </w:pPr>
      <w:ins w:id="98" w:author="Ygo Batista" w:date="2020-05-30T18:32:00Z">
        <w:r>
          <w:rPr>
            <w:rFonts w:ascii="Times New Roman" w:hAnsi="Times New Roman"/>
            <w:sz w:val="24"/>
            <w:szCs w:val="24"/>
            <w:lang w:eastAsia="pt-BR"/>
          </w:rPr>
          <w:tab/>
        </w:r>
      </w:ins>
      <w:moveToRangeStart w:id="99" w:author="Ygo Batista" w:date="2020-05-30T18:32:00Z" w:name="move41755936"/>
      <w:moveTo w:id="100" w:author="Ygo Batista" w:date="2020-05-30T18:32:00Z">
        <w:del w:id="101" w:author="Ygo Batista" w:date="2020-05-30T18:32:00Z">
          <w:r w:rsidRPr="00D32EF2" w:rsidDel="00A73738">
            <w:rPr>
              <w:rFonts w:ascii="Times New Roman" w:hAnsi="Times New Roman"/>
              <w:sz w:val="24"/>
              <w:szCs w:val="24"/>
              <w:lang w:eastAsia="pt-BR"/>
            </w:rPr>
            <w:tab/>
          </w:r>
          <w:r w:rsidDel="00A73738">
            <w:rPr>
              <w:rFonts w:ascii="Times New Roman" w:hAnsi="Times New Roman"/>
              <w:sz w:val="24"/>
              <w:szCs w:val="24"/>
              <w:lang w:eastAsia="pt-BR"/>
            </w:rPr>
            <w:delText>Acreditamos que grande p</w:delText>
          </w:r>
        </w:del>
      </w:moveTo>
      <w:ins w:id="102" w:author="Ygo Batista" w:date="2020-05-30T18:32:00Z">
        <w:r>
          <w:rPr>
            <w:rFonts w:ascii="Times New Roman" w:hAnsi="Times New Roman"/>
            <w:sz w:val="24"/>
            <w:szCs w:val="24"/>
            <w:lang w:eastAsia="pt-BR"/>
          </w:rPr>
          <w:t>P</w:t>
        </w:r>
      </w:ins>
      <w:moveTo w:id="103" w:author="Ygo Batista" w:date="2020-05-30T18:32:00Z">
        <w:r>
          <w:rPr>
            <w:rFonts w:ascii="Times New Roman" w:hAnsi="Times New Roman"/>
            <w:sz w:val="24"/>
            <w:szCs w:val="24"/>
            <w:lang w:eastAsia="pt-BR"/>
          </w:rPr>
          <w:t xml:space="preserve">arte da dificuldade dos </w:t>
        </w:r>
        <w:commentRangeStart w:id="104"/>
        <w:r>
          <w:rPr>
            <w:rFonts w:ascii="Times New Roman" w:hAnsi="Times New Roman"/>
            <w:sz w:val="24"/>
            <w:szCs w:val="24"/>
            <w:lang w:eastAsia="pt-BR"/>
          </w:rPr>
          <w:t>alunos</w:t>
        </w:r>
      </w:moveTo>
      <w:commentRangeEnd w:id="104"/>
      <w:r w:rsidR="00397898">
        <w:rPr>
          <w:rStyle w:val="Refdecomentrio"/>
        </w:rPr>
        <w:commentReference w:id="104"/>
      </w:r>
      <w:moveTo w:id="105" w:author="Ygo Batista" w:date="2020-05-30T18:32:00Z">
        <w:r>
          <w:rPr>
            <w:rFonts w:ascii="Times New Roman" w:hAnsi="Times New Roman"/>
            <w:sz w:val="24"/>
            <w:szCs w:val="24"/>
            <w:lang w:eastAsia="pt-BR"/>
          </w:rPr>
          <w:t xml:space="preserve"> de engenharia quanto ao aprendizado de física se dá pela ausência de equipamentos didáticos nos laboratórios, que servem como instrumentos de verificação dos fenômenos físicos</w:t>
        </w:r>
        <w:del w:id="106" w:author="Ygo Batista" w:date="2020-05-30T18:32:00Z">
          <w:r w:rsidDel="00DE729E">
            <w:rPr>
              <w:rFonts w:ascii="Times New Roman" w:hAnsi="Times New Roman"/>
              <w:sz w:val="24"/>
              <w:szCs w:val="24"/>
              <w:lang w:eastAsia="pt-BR"/>
            </w:rPr>
            <w:delText xml:space="preserve"> assim,</w:delText>
          </w:r>
        </w:del>
      </w:moveTo>
      <w:ins w:id="107" w:author="Ygo Batista" w:date="2020-05-30T18:32:00Z">
        <w:r w:rsidR="00DE729E">
          <w:rPr>
            <w:rFonts w:ascii="Times New Roman" w:hAnsi="Times New Roman"/>
            <w:sz w:val="24"/>
            <w:szCs w:val="24"/>
            <w:lang w:eastAsia="pt-BR"/>
          </w:rPr>
          <w:t xml:space="preserve"> e</w:t>
        </w:r>
      </w:ins>
      <w:moveTo w:id="108" w:author="Ygo Batista" w:date="2020-05-30T18:32:00Z">
        <w:r>
          <w:rPr>
            <w:rFonts w:ascii="Times New Roman" w:hAnsi="Times New Roman"/>
            <w:sz w:val="24"/>
            <w:szCs w:val="24"/>
            <w:lang w:eastAsia="pt-BR"/>
          </w:rPr>
          <w:t xml:space="preserve"> complementa</w:t>
        </w:r>
      </w:moveTo>
      <w:ins w:id="109" w:author="Ygo Batista" w:date="2020-05-30T18:32:00Z">
        <w:r w:rsidR="00DE729E">
          <w:rPr>
            <w:rFonts w:ascii="Times New Roman" w:hAnsi="Times New Roman"/>
            <w:sz w:val="24"/>
            <w:szCs w:val="24"/>
            <w:lang w:eastAsia="pt-BR"/>
          </w:rPr>
          <w:t>m</w:t>
        </w:r>
      </w:ins>
      <w:moveTo w:id="110" w:author="Ygo Batista" w:date="2020-05-30T18:32:00Z">
        <w:del w:id="111" w:author="Ygo Batista" w:date="2020-05-30T18:32:00Z">
          <w:r w:rsidDel="00DE729E">
            <w:rPr>
              <w:rFonts w:ascii="Times New Roman" w:hAnsi="Times New Roman"/>
              <w:sz w:val="24"/>
              <w:szCs w:val="24"/>
              <w:lang w:eastAsia="pt-BR"/>
            </w:rPr>
            <w:delText>ndo</w:delText>
          </w:r>
        </w:del>
        <w:r>
          <w:rPr>
            <w:rFonts w:ascii="Times New Roman" w:hAnsi="Times New Roman"/>
            <w:sz w:val="24"/>
            <w:szCs w:val="24"/>
            <w:lang w:eastAsia="pt-BR"/>
          </w:rPr>
          <w:t xml:space="preserve"> os estudos teóricos</w:t>
        </w:r>
        <w:del w:id="112" w:author="Ygo Batista" w:date="2020-05-30T18:32:00Z">
          <w:r w:rsidDel="00DE729E">
            <w:rPr>
              <w:rFonts w:ascii="Times New Roman" w:hAnsi="Times New Roman"/>
              <w:sz w:val="24"/>
              <w:szCs w:val="24"/>
              <w:lang w:eastAsia="pt-BR"/>
            </w:rPr>
            <w:delText xml:space="preserve"> realizados em sala de aula</w:delText>
          </w:r>
        </w:del>
        <w:r>
          <w:rPr>
            <w:rFonts w:ascii="Times New Roman" w:hAnsi="Times New Roman"/>
            <w:sz w:val="24"/>
            <w:szCs w:val="24"/>
            <w:lang w:eastAsia="pt-BR"/>
          </w:rPr>
          <w:t>. Atividades práticas tem o poder de dar aos alunos um conhecimento único a respeito da importância do aprendizado de física e de suas aplicações no dia a dia. (COELHO; NUNES; SÉRÉ, 2003)</w:t>
        </w:r>
      </w:moveTo>
    </w:p>
    <w:moveToRangeEnd w:id="99"/>
    <w:p w14:paraId="6D3AD32D" w14:textId="04D5F8CC" w:rsidR="004B4AF9" w:rsidRPr="004542B2" w:rsidDel="0033791C" w:rsidRDefault="002565B5" w:rsidP="002565B5">
      <w:pPr>
        <w:tabs>
          <w:tab w:val="left" w:pos="426"/>
        </w:tabs>
        <w:spacing w:after="0" w:line="240" w:lineRule="auto"/>
        <w:jc w:val="both"/>
        <w:rPr>
          <w:del w:id="113" w:author="Ygo Batista" w:date="2020-05-30T18:20:00Z"/>
          <w:rFonts w:ascii="Times New Roman" w:hAnsi="Times New Roman"/>
          <w:sz w:val="24"/>
          <w:szCs w:val="24"/>
          <w:lang w:eastAsia="pt-BR"/>
        </w:rPr>
      </w:pPr>
      <w:ins w:id="114" w:author="Ygo Batista" w:date="2020-05-30T18:33:00Z">
        <w:r>
          <w:rPr>
            <w:rFonts w:ascii="Times New Roman" w:hAnsi="Times New Roman"/>
            <w:sz w:val="24"/>
            <w:szCs w:val="24"/>
            <w:lang w:eastAsia="pt-BR"/>
          </w:rPr>
          <w:tab/>
        </w:r>
      </w:ins>
      <w:del w:id="115" w:author="Ygo Batista" w:date="2020-05-30T18:33:00Z">
        <w:r w:rsidR="004B4AF9" w:rsidRPr="004542B2" w:rsidDel="000B4CC1">
          <w:rPr>
            <w:rFonts w:ascii="Times New Roman" w:hAnsi="Times New Roman"/>
            <w:sz w:val="24"/>
            <w:szCs w:val="24"/>
            <w:lang w:eastAsia="pt-BR"/>
          </w:rPr>
          <w:delText xml:space="preserve"> </w:delText>
        </w:r>
      </w:del>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del w:id="116" w:author="Ygo Batista" w:date="2020-05-30T17:36:00Z">
        <w:r w:rsidR="004B4AF9" w:rsidDel="008C486C">
          <w:rPr>
            <w:rFonts w:ascii="Times New Roman" w:hAnsi="Times New Roman"/>
            <w:sz w:val="24"/>
            <w:szCs w:val="24"/>
            <w:lang w:eastAsia="pt-BR"/>
          </w:rPr>
          <w:delText>pesqueira</w:delText>
        </w:r>
        <w:r w:rsidR="004B4AF9" w:rsidRPr="004542B2" w:rsidDel="008C486C">
          <w:rPr>
            <w:rFonts w:ascii="Times New Roman" w:hAnsi="Times New Roman"/>
            <w:sz w:val="24"/>
            <w:szCs w:val="24"/>
            <w:lang w:eastAsia="pt-BR"/>
          </w:rPr>
          <w:delText xml:space="preserve"> </w:delText>
        </w:r>
      </w:del>
      <w:ins w:id="117" w:author="Ygo Batista" w:date="2020-05-30T17:36:00Z">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ins>
      <w:r w:rsidR="004B4AF9" w:rsidRPr="004542B2">
        <w:rPr>
          <w:rFonts w:ascii="Times New Roman" w:hAnsi="Times New Roman"/>
          <w:sz w:val="24"/>
          <w:szCs w:val="24"/>
          <w:lang w:eastAsia="pt-BR"/>
        </w:rPr>
        <w:t>não possui qualquer medidor de campo magnético</w:t>
      </w:r>
      <w:del w:id="118" w:author="Ygo Batista" w:date="2020-05-30T17:36:00Z">
        <w:r w:rsidR="004B4AF9" w:rsidDel="008C486C">
          <w:rPr>
            <w:rFonts w:ascii="Times New Roman" w:hAnsi="Times New Roman"/>
            <w:sz w:val="24"/>
            <w:szCs w:val="24"/>
            <w:lang w:eastAsia="pt-BR"/>
          </w:rPr>
          <w:delText xml:space="preserve"> constante</w:delText>
        </w:r>
      </w:del>
      <w:del w:id="119" w:author="Ygo Batista" w:date="2020-05-30T17:37:00Z">
        <w:r w:rsidR="004B4AF9" w:rsidDel="00983436">
          <w:rPr>
            <w:rFonts w:ascii="Times New Roman" w:hAnsi="Times New Roman"/>
            <w:sz w:val="24"/>
            <w:szCs w:val="24"/>
            <w:lang w:eastAsia="pt-BR"/>
          </w:rPr>
          <w:delText>,</w:delText>
        </w:r>
      </w:del>
      <w:ins w:id="120" w:author="Ygo Batista" w:date="2020-05-30T17:37:00Z">
        <w:r w:rsidR="00983436">
          <w:rPr>
            <w:rFonts w:ascii="Times New Roman" w:hAnsi="Times New Roman"/>
            <w:sz w:val="24"/>
            <w:szCs w:val="24"/>
            <w:lang w:eastAsia="pt-BR"/>
          </w:rPr>
          <w:t xml:space="preserve">. Visando </w:t>
        </w:r>
      </w:ins>
      <w:ins w:id="121" w:author="Ygo Batista" w:date="2020-05-30T17:38:00Z">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ins>
      <w:ins w:id="122" w:author="Ygo Batista" w:date="2020-05-30T17:40:00Z">
        <w:r w:rsidR="007627F6">
          <w:rPr>
            <w:rFonts w:ascii="Times New Roman" w:hAnsi="Times New Roman"/>
            <w:sz w:val="24"/>
            <w:szCs w:val="24"/>
            <w:lang w:eastAsia="pt-BR"/>
          </w:rPr>
          <w:t xml:space="preserve"> e, em paralelo, proporcio</w:t>
        </w:r>
      </w:ins>
      <w:ins w:id="123" w:author="Ygo Batista" w:date="2020-05-30T17:41:00Z">
        <w:r w:rsidR="003E1147">
          <w:rPr>
            <w:rFonts w:ascii="Times New Roman" w:hAnsi="Times New Roman"/>
            <w:sz w:val="24"/>
            <w:szCs w:val="24"/>
            <w:lang w:eastAsia="pt-BR"/>
          </w:rPr>
          <w:t>nar</w:t>
        </w:r>
      </w:ins>
      <w:ins w:id="124" w:author="Ygo Batista" w:date="2020-05-30T17:40:00Z">
        <w:r w:rsidR="007627F6">
          <w:rPr>
            <w:rFonts w:ascii="Times New Roman" w:hAnsi="Times New Roman"/>
            <w:sz w:val="24"/>
            <w:szCs w:val="24"/>
            <w:lang w:eastAsia="pt-BR"/>
          </w:rPr>
          <w:t xml:space="preserve"> aos estudantes uma experiência de desenvolvimento de projeto multidisciplinar</w:t>
        </w:r>
      </w:ins>
      <w:del w:id="125" w:author="Ygo Batista" w:date="2020-05-30T17:41:00Z">
        <w:r w:rsidR="004B4AF9" w:rsidDel="004E74F2">
          <w:rPr>
            <w:rFonts w:ascii="Times New Roman" w:hAnsi="Times New Roman"/>
            <w:sz w:val="24"/>
            <w:szCs w:val="24"/>
            <w:lang w:eastAsia="pt-BR"/>
          </w:rPr>
          <w:delText xml:space="preserve"> e d</w:delText>
        </w:r>
        <w:r w:rsidR="004B4AF9" w:rsidRPr="004542B2" w:rsidDel="004E74F2">
          <w:rPr>
            <w:rFonts w:ascii="Times New Roman" w:hAnsi="Times New Roman"/>
            <w:sz w:val="24"/>
            <w:szCs w:val="24"/>
            <w:lang w:eastAsia="pt-BR"/>
          </w:rPr>
          <w:delText xml:space="preserve">evido a </w:delText>
        </w:r>
        <w:r w:rsidR="004B4AF9" w:rsidDel="004E74F2">
          <w:rPr>
            <w:rFonts w:ascii="Times New Roman" w:hAnsi="Times New Roman"/>
            <w:sz w:val="24"/>
            <w:szCs w:val="24"/>
            <w:lang w:eastAsia="pt-BR"/>
          </w:rPr>
          <w:delText>essa e outras</w:delText>
        </w:r>
        <w:r w:rsidR="004B4AF9" w:rsidRPr="004542B2" w:rsidDel="004E74F2">
          <w:rPr>
            <w:rFonts w:ascii="Times New Roman" w:hAnsi="Times New Roman"/>
            <w:sz w:val="24"/>
            <w:szCs w:val="24"/>
            <w:lang w:eastAsia="pt-BR"/>
          </w:rPr>
          <w:delText xml:space="preserve"> adversidades encontradas no laboratório de física experimental do campus</w:delText>
        </w:r>
      </w:del>
      <w:r w:rsidR="004B4AF9" w:rsidRPr="004542B2">
        <w:rPr>
          <w:rFonts w:ascii="Times New Roman" w:hAnsi="Times New Roman"/>
          <w:sz w:val="24"/>
          <w:szCs w:val="24"/>
          <w:lang w:eastAsia="pt-BR"/>
        </w:rPr>
        <w:t xml:space="preserve">, foi </w:t>
      </w:r>
      <w:del w:id="126" w:author="Ygo Batista" w:date="2020-05-30T17:41:00Z">
        <w:r w:rsidR="004B4AF9" w:rsidRPr="004542B2" w:rsidDel="004E74F2">
          <w:rPr>
            <w:rFonts w:ascii="Times New Roman" w:hAnsi="Times New Roman"/>
            <w:sz w:val="24"/>
            <w:szCs w:val="24"/>
            <w:lang w:eastAsia="pt-BR"/>
          </w:rPr>
          <w:delText xml:space="preserve">imposto </w:delText>
        </w:r>
      </w:del>
      <w:ins w:id="127" w:author="Ygo Batista" w:date="2020-05-30T17:41:00Z">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ins>
      <w:r w:rsidR="004B4AF9">
        <w:rPr>
          <w:rFonts w:ascii="Times New Roman" w:hAnsi="Times New Roman"/>
          <w:sz w:val="24"/>
          <w:szCs w:val="24"/>
          <w:lang w:eastAsia="pt-BR"/>
        </w:rPr>
        <w:t>pelos professores</w:t>
      </w:r>
      <w:ins w:id="128" w:author="Ygo Batista" w:date="2020-05-30T17:41:00Z">
        <w:r w:rsidR="003E1147">
          <w:rPr>
            <w:rFonts w:ascii="Times New Roman" w:hAnsi="Times New Roman"/>
            <w:sz w:val="24"/>
            <w:szCs w:val="24"/>
            <w:lang w:eastAsia="pt-BR"/>
          </w:rPr>
          <w:t xml:space="preserve"> das disciplinas de eletrônica II, laboratório de eletrônica II</w:t>
        </w:r>
      </w:ins>
      <w:ins w:id="129" w:author="Ygo Batista" w:date="2020-05-30T18:18:00Z">
        <w:r w:rsidR="00F44ADD">
          <w:rPr>
            <w:rFonts w:ascii="Times New Roman" w:hAnsi="Times New Roman"/>
            <w:sz w:val="24"/>
            <w:szCs w:val="24"/>
            <w:lang w:eastAsia="pt-BR"/>
          </w:rPr>
          <w:t>, física I</w:t>
        </w:r>
      </w:ins>
      <w:ins w:id="130" w:author="Ygo Batista" w:date="2020-05-30T20:04:00Z">
        <w:r w:rsidR="00A405A5">
          <w:rPr>
            <w:rFonts w:ascii="Times New Roman" w:hAnsi="Times New Roman"/>
            <w:sz w:val="24"/>
            <w:szCs w:val="24"/>
            <w:lang w:eastAsia="pt-BR"/>
          </w:rPr>
          <w:t>I</w:t>
        </w:r>
      </w:ins>
      <w:ins w:id="131" w:author="Ygo Batista" w:date="2020-05-30T18:18:00Z">
        <w:r w:rsidR="00F44ADD">
          <w:rPr>
            <w:rFonts w:ascii="Times New Roman" w:hAnsi="Times New Roman"/>
            <w:sz w:val="24"/>
            <w:szCs w:val="24"/>
            <w:lang w:eastAsia="pt-BR"/>
          </w:rPr>
          <w:t>I</w:t>
        </w:r>
      </w:ins>
      <w:ins w:id="132" w:author="Ygo Batista" w:date="2020-05-30T17:41:00Z">
        <w:r w:rsidR="003E1147">
          <w:rPr>
            <w:rFonts w:ascii="Times New Roman" w:hAnsi="Times New Roman"/>
            <w:sz w:val="24"/>
            <w:szCs w:val="24"/>
            <w:lang w:eastAsia="pt-BR"/>
          </w:rPr>
          <w:t xml:space="preserve"> e física experi</w:t>
        </w:r>
      </w:ins>
      <w:ins w:id="133" w:author="Ygo Batista" w:date="2020-05-30T17:42:00Z">
        <w:r w:rsidR="003E1147">
          <w:rPr>
            <w:rFonts w:ascii="Times New Roman" w:hAnsi="Times New Roman"/>
            <w:sz w:val="24"/>
            <w:szCs w:val="24"/>
            <w:lang w:eastAsia="pt-BR"/>
          </w:rPr>
          <w:t>mental,</w:t>
        </w:r>
      </w:ins>
      <w:r w:rsidR="004B4AF9">
        <w:rPr>
          <w:rFonts w:ascii="Times New Roman" w:hAnsi="Times New Roman"/>
          <w:sz w:val="24"/>
          <w:szCs w:val="24"/>
          <w:lang w:eastAsia="pt-BR"/>
        </w:rPr>
        <w:t xml:space="preserve"> </w:t>
      </w:r>
      <w:del w:id="134" w:author="Ygo Batista" w:date="2020-05-30T17:42:00Z">
        <w:r w:rsidR="004B4AF9" w:rsidDel="00B95777">
          <w:rPr>
            <w:rFonts w:ascii="Times New Roman" w:hAnsi="Times New Roman"/>
            <w:sz w:val="24"/>
            <w:szCs w:val="24"/>
            <w:lang w:eastAsia="pt-BR"/>
          </w:rPr>
          <w:delText xml:space="preserve">do campus </w:delText>
        </w:r>
      </w:del>
      <w:r w:rsidR="004B4AF9">
        <w:rPr>
          <w:rFonts w:ascii="Times New Roman" w:hAnsi="Times New Roman"/>
          <w:sz w:val="24"/>
          <w:szCs w:val="24"/>
          <w:lang w:eastAsia="pt-BR"/>
        </w:rPr>
        <w:t>o desafio da</w:t>
      </w:r>
      <w:r w:rsidR="004B4AF9" w:rsidRPr="004542B2">
        <w:rPr>
          <w:rFonts w:ascii="Times New Roman" w:hAnsi="Times New Roman"/>
          <w:sz w:val="24"/>
          <w:szCs w:val="24"/>
          <w:lang w:eastAsia="pt-BR"/>
        </w:rPr>
        <w:t xml:space="preserve"> construção de </w:t>
      </w:r>
      <w:del w:id="135" w:author="Ygo Batista" w:date="2020-05-30T17:43:00Z">
        <w:r w:rsidR="004B4AF9" w:rsidRPr="004542B2" w:rsidDel="000E7D36">
          <w:rPr>
            <w:rFonts w:ascii="Times New Roman" w:hAnsi="Times New Roman"/>
            <w:sz w:val="24"/>
            <w:szCs w:val="24"/>
            <w:lang w:eastAsia="pt-BR"/>
          </w:rPr>
          <w:delText>dispositivos que pudessem sanar essa falta de equipamentos do laboratório, trata-se de um projeto integrado</w:delText>
        </w:r>
      </w:del>
      <w:ins w:id="136" w:author="Ygo Batista" w:date="2020-05-30T17:43:00Z">
        <w:r w:rsidR="000E7D36">
          <w:rPr>
            <w:rFonts w:ascii="Times New Roman" w:hAnsi="Times New Roman"/>
            <w:sz w:val="24"/>
            <w:szCs w:val="24"/>
            <w:lang w:eastAsia="pt-BR"/>
          </w:rPr>
          <w:t>aparatos experimentais diversos</w:t>
        </w:r>
      </w:ins>
      <w:r w:rsidR="004B4AF9" w:rsidRPr="004542B2">
        <w:rPr>
          <w:rFonts w:ascii="Times New Roman" w:hAnsi="Times New Roman"/>
          <w:sz w:val="24"/>
          <w:szCs w:val="24"/>
          <w:lang w:eastAsia="pt-BR"/>
        </w:rPr>
        <w:t>.</w:t>
      </w:r>
      <w:ins w:id="137" w:author="Ygo Batista" w:date="2020-05-30T18:20:00Z">
        <w:r w:rsidR="0033791C">
          <w:rPr>
            <w:rFonts w:ascii="Times New Roman" w:hAnsi="Times New Roman"/>
            <w:sz w:val="24"/>
            <w:szCs w:val="24"/>
            <w:lang w:eastAsia="pt-BR"/>
          </w:rPr>
          <w:t xml:space="preserve"> </w:t>
        </w:r>
      </w:ins>
    </w:p>
    <w:p w14:paraId="6D3AD32E" w14:textId="5D1C7AC4" w:rsidR="004B4AF9" w:rsidRPr="004542B2" w:rsidRDefault="004B4AF9">
      <w:pPr>
        <w:tabs>
          <w:tab w:val="left" w:pos="426"/>
        </w:tabs>
        <w:spacing w:after="0" w:line="240" w:lineRule="auto"/>
        <w:jc w:val="both"/>
        <w:rPr>
          <w:rFonts w:ascii="Times New Roman" w:hAnsi="Times New Roman"/>
          <w:sz w:val="24"/>
          <w:szCs w:val="24"/>
          <w:lang w:eastAsia="pt-BR"/>
        </w:rPr>
      </w:pPr>
      <w:del w:id="138" w:author="Ygo Batista" w:date="2020-05-30T18:18:00Z">
        <w:r w:rsidDel="00F44ADD">
          <w:rPr>
            <w:rFonts w:ascii="Times New Roman" w:hAnsi="Times New Roman"/>
            <w:sz w:val="24"/>
            <w:szCs w:val="24"/>
            <w:lang w:eastAsia="pt-BR"/>
          </w:rPr>
          <w:tab/>
        </w:r>
      </w:del>
      <w:del w:id="139" w:author="Ygo Batista" w:date="2020-05-30T18:16:00Z">
        <w:r w:rsidRPr="004542B2" w:rsidDel="00516067">
          <w:rPr>
            <w:rFonts w:ascii="Times New Roman" w:hAnsi="Times New Roman"/>
            <w:sz w:val="24"/>
            <w:szCs w:val="24"/>
            <w:lang w:eastAsia="pt-BR"/>
          </w:rPr>
          <w:delText>Kant (1986, p.12) aponta que o ser humano é tudo aquilo que a educação faz dele</w:delText>
        </w:r>
      </w:del>
      <w:del w:id="140" w:author="Ygo Batista" w:date="2020-05-30T18:18:00Z">
        <w:r w:rsidRPr="004542B2" w:rsidDel="00F44ADD">
          <w:rPr>
            <w:rFonts w:ascii="Times New Roman" w:hAnsi="Times New Roman"/>
            <w:sz w:val="24"/>
            <w:szCs w:val="24"/>
            <w:lang w:eastAsia="pt-BR"/>
          </w:rPr>
          <w:delText xml:space="preserve">, nesse contexto faz-se necessário elaborar um protótipo com intuito de eliminar um dos </w:delText>
        </w:r>
      </w:del>
      <w:ins w:id="141" w:author="Ygo Batista" w:date="2020-05-30T18:18:00Z">
        <w:r w:rsidR="00F44ADD">
          <w:rPr>
            <w:rFonts w:ascii="Times New Roman" w:hAnsi="Times New Roman"/>
            <w:sz w:val="24"/>
            <w:szCs w:val="24"/>
            <w:lang w:eastAsia="pt-BR"/>
          </w:rPr>
          <w:t xml:space="preserve">Um dos aparatos experimentais sugeridos foi </w:t>
        </w:r>
      </w:ins>
      <w:ins w:id="142" w:author="Ygo Batista" w:date="2020-05-30T18:20:00Z">
        <w:r w:rsidR="00AB5B3A">
          <w:rPr>
            <w:rFonts w:ascii="Times New Roman" w:hAnsi="Times New Roman"/>
            <w:sz w:val="24"/>
            <w:szCs w:val="24"/>
            <w:lang w:eastAsia="pt-BR"/>
          </w:rPr>
          <w:t>o medidor de campo magnético constante.</w:t>
        </w:r>
      </w:ins>
      <w:del w:id="143" w:author="Ygo Batista" w:date="2020-05-30T18:20:00Z">
        <w:r w:rsidRPr="004542B2" w:rsidDel="0033791C">
          <w:rPr>
            <w:rFonts w:ascii="Times New Roman" w:hAnsi="Times New Roman"/>
            <w:sz w:val="24"/>
            <w:szCs w:val="24"/>
            <w:lang w:eastAsia="pt-BR"/>
          </w:rPr>
          <w:delText xml:space="preserve">problemas encontrados no laboratório de física experimental do campus, que é a ausência de um equipamento que realize a medição de campo magnético constante, </w:delText>
        </w:r>
      </w:del>
      <w:ins w:id="144" w:author="Ygo Batista" w:date="2020-05-30T18:20:00Z">
        <w:r w:rsidR="0033791C">
          <w:rPr>
            <w:rFonts w:ascii="Times New Roman" w:hAnsi="Times New Roman"/>
            <w:sz w:val="24"/>
            <w:szCs w:val="24"/>
            <w:lang w:eastAsia="pt-BR"/>
          </w:rPr>
          <w:t xml:space="preserve"> </w:t>
        </w:r>
      </w:ins>
      <w:del w:id="145" w:author="Ygo Batista" w:date="2020-05-30T18:21:00Z">
        <w:r w:rsidRPr="004542B2" w:rsidDel="00A83245">
          <w:rPr>
            <w:rFonts w:ascii="Times New Roman" w:hAnsi="Times New Roman"/>
            <w:sz w:val="24"/>
            <w:szCs w:val="24"/>
            <w:lang w:eastAsia="pt-BR"/>
          </w:rPr>
          <w:delText xml:space="preserve">desta forma levando conhecimento </w:delText>
        </w:r>
        <w:r w:rsidDel="00A83245">
          <w:rPr>
            <w:rFonts w:ascii="Times New Roman" w:hAnsi="Times New Roman"/>
            <w:sz w:val="24"/>
            <w:szCs w:val="24"/>
            <w:lang w:eastAsia="pt-BR"/>
          </w:rPr>
          <w:delText xml:space="preserve">sobre equipamentos e conceitos físicos </w:delText>
        </w:r>
        <w:r w:rsidRPr="004542B2" w:rsidDel="00A83245">
          <w:rPr>
            <w:rFonts w:ascii="Times New Roman" w:hAnsi="Times New Roman"/>
            <w:sz w:val="24"/>
            <w:szCs w:val="24"/>
            <w:lang w:eastAsia="pt-BR"/>
          </w:rPr>
          <w:delText xml:space="preserve">de maneira prática e visual aos estudantes que estarão assistindo </w:delText>
        </w:r>
        <w:r w:rsidDel="00A83245">
          <w:rPr>
            <w:rFonts w:ascii="Times New Roman" w:hAnsi="Times New Roman"/>
            <w:sz w:val="24"/>
            <w:szCs w:val="24"/>
            <w:lang w:eastAsia="pt-BR"/>
          </w:rPr>
          <w:delText xml:space="preserve">as </w:delText>
        </w:r>
        <w:r w:rsidRPr="004542B2" w:rsidDel="00A83245">
          <w:rPr>
            <w:rFonts w:ascii="Times New Roman" w:hAnsi="Times New Roman"/>
            <w:sz w:val="24"/>
            <w:szCs w:val="24"/>
            <w:lang w:eastAsia="pt-BR"/>
          </w:rPr>
          <w:delText xml:space="preserve">aulas </w:delText>
        </w:r>
        <w:r w:rsidDel="00A83245">
          <w:rPr>
            <w:rFonts w:ascii="Times New Roman" w:hAnsi="Times New Roman"/>
            <w:sz w:val="24"/>
            <w:szCs w:val="24"/>
            <w:lang w:eastAsia="pt-BR"/>
          </w:rPr>
          <w:delText xml:space="preserve">ministradas </w:delText>
        </w:r>
        <w:r w:rsidRPr="004542B2" w:rsidDel="00A83245">
          <w:rPr>
            <w:rFonts w:ascii="Times New Roman" w:hAnsi="Times New Roman"/>
            <w:sz w:val="24"/>
            <w:szCs w:val="24"/>
            <w:lang w:eastAsia="pt-BR"/>
          </w:rPr>
          <w:delText xml:space="preserve">no laboratório. </w:delText>
        </w:r>
      </w:del>
    </w:p>
    <w:p w14:paraId="6D3AD32F" w14:textId="7C88A7CC"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del w:id="146" w:author="Ygo Batista" w:date="2020-05-30T18:21:00Z">
        <w:r w:rsidR="004B4AF9" w:rsidDel="00A83245">
          <w:rPr>
            <w:rFonts w:ascii="Times New Roman" w:hAnsi="Times New Roman"/>
            <w:sz w:val="24"/>
            <w:szCs w:val="24"/>
            <w:lang w:eastAsia="pt-BR"/>
          </w:rPr>
          <w:delText xml:space="preserve">profissionais </w:delText>
        </w:r>
      </w:del>
      <w:ins w:id="147" w:author="Ygo Batista" w:date="2020-05-30T18:21:00Z">
        <w:r w:rsidR="00A83245">
          <w:rPr>
            <w:rFonts w:ascii="Times New Roman" w:hAnsi="Times New Roman"/>
            <w:sz w:val="24"/>
            <w:szCs w:val="24"/>
            <w:lang w:eastAsia="pt-BR"/>
          </w:rPr>
          <w:t xml:space="preserve">comerciais </w:t>
        </w:r>
      </w:ins>
      <w:r w:rsidR="004B4AF9">
        <w:rPr>
          <w:rFonts w:ascii="Times New Roman" w:hAnsi="Times New Roman"/>
          <w:sz w:val="24"/>
          <w:szCs w:val="24"/>
          <w:lang w:eastAsia="pt-BR"/>
        </w:rPr>
        <w:t>são de difícil aquisição</w:t>
      </w:r>
      <w:ins w:id="148" w:author="Ygo Batista" w:date="2020-05-30T18:21:00Z">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ins>
      <w:ins w:id="149" w:author="Ygo Batista" w:date="2020-05-30T18:23:00Z">
        <w:r w:rsidR="00A819E1">
          <w:rPr>
            <w:rFonts w:ascii="Times New Roman" w:hAnsi="Times New Roman"/>
            <w:sz w:val="24"/>
            <w:szCs w:val="24"/>
            <w:lang w:eastAsia="pt-BR"/>
          </w:rPr>
          <w:t xml:space="preserve">é uma oportunidade </w:t>
        </w:r>
      </w:ins>
      <w:ins w:id="150" w:author="Ygo Batista" w:date="2020-05-30T18:24:00Z">
        <w:r w:rsidR="00A819E1">
          <w:rPr>
            <w:rFonts w:ascii="Times New Roman" w:hAnsi="Times New Roman"/>
            <w:sz w:val="24"/>
            <w:szCs w:val="24"/>
            <w:lang w:eastAsia="pt-BR"/>
          </w:rPr>
          <w:t xml:space="preserve">de experiência </w:t>
        </w:r>
      </w:ins>
      <w:ins w:id="151" w:author="Ygo Batista" w:date="2020-05-30T18:22:00Z">
        <w:r w:rsidR="00494524">
          <w:rPr>
            <w:rFonts w:ascii="Times New Roman" w:hAnsi="Times New Roman"/>
            <w:sz w:val="24"/>
            <w:szCs w:val="24"/>
            <w:lang w:eastAsia="pt-BR"/>
          </w:rPr>
          <w:t xml:space="preserve">multidisciplinar para os estudantes de </w:t>
        </w:r>
        <w:commentRangeStart w:id="152"/>
        <w:r w:rsidR="00494524">
          <w:rPr>
            <w:rFonts w:ascii="Times New Roman" w:hAnsi="Times New Roman"/>
            <w:sz w:val="24"/>
            <w:szCs w:val="24"/>
            <w:lang w:eastAsia="pt-BR"/>
          </w:rPr>
          <w:t>engenharia</w:t>
        </w:r>
      </w:ins>
      <w:commentRangeEnd w:id="152"/>
      <w:ins w:id="153" w:author="Ygo Batista" w:date="2020-05-30T18:25:00Z">
        <w:r w:rsidR="00CE48A1">
          <w:rPr>
            <w:rStyle w:val="Refdecomentrio"/>
          </w:rPr>
          <w:commentReference w:id="152"/>
        </w:r>
      </w:ins>
      <w:r w:rsidR="004B4AF9">
        <w:rPr>
          <w:rFonts w:ascii="Times New Roman" w:hAnsi="Times New Roman"/>
          <w:sz w:val="24"/>
          <w:szCs w:val="24"/>
          <w:lang w:eastAsia="pt-BR"/>
        </w:rPr>
        <w:t>.</w:t>
      </w:r>
      <w:del w:id="154" w:author="Ygo Batista" w:date="2020-05-30T18:25:00Z">
        <w:r w:rsidR="004B4AF9" w:rsidDel="00CE48A1">
          <w:rPr>
            <w:rFonts w:ascii="Times New Roman" w:hAnsi="Times New Roman"/>
            <w:sz w:val="24"/>
            <w:szCs w:val="24"/>
            <w:lang w:eastAsia="pt-BR"/>
          </w:rPr>
          <w:delText xml:space="preserve"> O objetivo principal é utilizar</w:delText>
        </w:r>
        <w:r w:rsidR="004B4AF9" w:rsidRPr="004542B2" w:rsidDel="00CE48A1">
          <w:rPr>
            <w:rFonts w:ascii="Times New Roman" w:hAnsi="Times New Roman"/>
            <w:sz w:val="24"/>
            <w:szCs w:val="24"/>
            <w:lang w:eastAsia="pt-BR"/>
          </w:rPr>
          <w:delText xml:space="preserve"> componentes </w:delText>
        </w:r>
      </w:del>
      <w:del w:id="155" w:author="Ygo Batista" w:date="2020-05-30T18:24:00Z">
        <w:r w:rsidR="004B4AF9" w:rsidRPr="004542B2" w:rsidDel="0065361A">
          <w:rPr>
            <w:rFonts w:ascii="Times New Roman" w:hAnsi="Times New Roman"/>
            <w:sz w:val="24"/>
            <w:szCs w:val="24"/>
            <w:lang w:eastAsia="pt-BR"/>
          </w:rPr>
          <w:delText xml:space="preserve">simples </w:delText>
        </w:r>
      </w:del>
      <w:del w:id="156" w:author="Ygo Batista" w:date="2020-05-30T18:25:00Z">
        <w:r w:rsidR="004B4AF9" w:rsidRPr="004542B2" w:rsidDel="00CE48A1">
          <w:rPr>
            <w:rFonts w:ascii="Times New Roman" w:hAnsi="Times New Roman"/>
            <w:sz w:val="24"/>
            <w:szCs w:val="24"/>
            <w:lang w:eastAsia="pt-BR"/>
          </w:rPr>
          <w:delText>e um</w:delText>
        </w:r>
      </w:del>
      <w:del w:id="157" w:author="Ygo Batista" w:date="2020-05-30T18:24:00Z">
        <w:r w:rsidR="004B4AF9" w:rsidRPr="004542B2" w:rsidDel="0065361A">
          <w:rPr>
            <w:rFonts w:ascii="Times New Roman" w:hAnsi="Times New Roman"/>
            <w:sz w:val="24"/>
            <w:szCs w:val="24"/>
            <w:lang w:eastAsia="pt-BR"/>
          </w:rPr>
          <w:delText>a lógica de construção fácil</w:delText>
        </w:r>
      </w:del>
      <w:del w:id="158" w:author="Ygo Batista" w:date="2020-05-30T18:25:00Z">
        <w:r w:rsidR="004B4AF9" w:rsidRPr="004542B2" w:rsidDel="00CE48A1">
          <w:rPr>
            <w:rFonts w:ascii="Times New Roman" w:hAnsi="Times New Roman"/>
            <w:sz w:val="24"/>
            <w:szCs w:val="24"/>
            <w:lang w:eastAsia="pt-BR"/>
          </w:rPr>
          <w:delText xml:space="preserve"> que permita a medição da intensidade de campo magnético constante sanando essa deficiência do laboratório de física experimental.</w:delText>
        </w:r>
      </w:del>
    </w:p>
    <w:p w14:paraId="6D3AD330" w14:textId="4C0C9BCC" w:rsidR="001D0D70" w:rsidDel="002565B5" w:rsidRDefault="001D0D70" w:rsidP="004B4AF9">
      <w:pPr>
        <w:tabs>
          <w:tab w:val="left" w:pos="426"/>
        </w:tabs>
        <w:spacing w:after="0" w:line="240" w:lineRule="auto"/>
        <w:jc w:val="both"/>
        <w:rPr>
          <w:del w:id="159" w:author="Ygo Batista" w:date="2020-05-30T18:34:00Z"/>
          <w:rFonts w:ascii="Times New Roman" w:hAnsi="Times New Roman"/>
          <w:sz w:val="24"/>
          <w:szCs w:val="24"/>
          <w:lang w:eastAsia="pt-BR"/>
        </w:rPr>
      </w:pP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2" w14:textId="5857C260" w:rsidR="001D0D70" w:rsidDel="00F87D0A" w:rsidRDefault="001D0D70" w:rsidP="00D32EF2">
      <w:pPr>
        <w:tabs>
          <w:tab w:val="left" w:pos="426"/>
        </w:tabs>
        <w:spacing w:after="0" w:line="240" w:lineRule="auto"/>
        <w:jc w:val="both"/>
        <w:rPr>
          <w:del w:id="160" w:author="Ygo Batista" w:date="2020-05-30T18:27:00Z"/>
          <w:rFonts w:ascii="Times New Roman" w:hAnsi="Times New Roman"/>
          <w:sz w:val="24"/>
          <w:szCs w:val="24"/>
          <w:lang w:eastAsia="pt-BR"/>
        </w:rPr>
      </w:pPr>
    </w:p>
    <w:p w14:paraId="6D3AD333" w14:textId="1E70E8B7" w:rsidR="00D32EF2" w:rsidRDefault="001D0D70" w:rsidP="00D32EF2">
      <w:pPr>
        <w:tabs>
          <w:tab w:val="left" w:pos="426"/>
        </w:tabs>
        <w:spacing w:after="0" w:line="240" w:lineRule="auto"/>
        <w:jc w:val="both"/>
        <w:rPr>
          <w:ins w:id="161" w:author="Ygo Batista" w:date="2020-05-30T18:59:00Z"/>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del w:id="162" w:author="Ygo Batista" w:date="2020-05-30T18:28:00Z">
        <w:r w:rsidR="00D32EF2" w:rsidRPr="00D32EF2" w:rsidDel="00FC7AB7">
          <w:rPr>
            <w:rFonts w:ascii="Times New Roman" w:hAnsi="Times New Roman"/>
            <w:sz w:val="24"/>
            <w:szCs w:val="24"/>
            <w:lang w:eastAsia="pt-BR"/>
          </w:rPr>
          <w:delText>,</w:delText>
        </w:r>
      </w:del>
      <w:ins w:id="163"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w:t>
      </w:r>
      <w:del w:id="164" w:author="Ygo Batista" w:date="2020-05-30T18:28:00Z">
        <w:r w:rsidR="00D32EF2" w:rsidRPr="00D32EF2" w:rsidDel="00FC7AB7">
          <w:rPr>
            <w:rFonts w:ascii="Times New Roman" w:hAnsi="Times New Roman"/>
            <w:sz w:val="24"/>
            <w:szCs w:val="24"/>
            <w:lang w:eastAsia="pt-BR"/>
          </w:rPr>
          <w:delText xml:space="preserve">a </w:delText>
        </w:r>
      </w:del>
      <w:ins w:id="165" w:author="Ygo Batista" w:date="2020-05-30T18:28:00Z">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ins>
      <w:r w:rsidR="00D32EF2" w:rsidRPr="00D32EF2">
        <w:rPr>
          <w:rFonts w:ascii="Times New Roman" w:hAnsi="Times New Roman"/>
          <w:sz w:val="24"/>
          <w:szCs w:val="24"/>
          <w:lang w:eastAsia="pt-BR"/>
        </w:rPr>
        <w:t>bússola foi um</w:t>
      </w:r>
      <w:del w:id="166" w:author="Ygo Batista" w:date="2020-05-30T18:29:00Z">
        <w:r w:rsidR="00D32EF2" w:rsidRPr="00D32EF2" w:rsidDel="00FC7AB7">
          <w:rPr>
            <w:rFonts w:ascii="Times New Roman" w:hAnsi="Times New Roman"/>
            <w:sz w:val="24"/>
            <w:szCs w:val="24"/>
            <w:lang w:eastAsia="pt-BR"/>
          </w:rPr>
          <w:delText>a</w:delText>
        </w:r>
      </w:del>
      <w:r w:rsidR="00D32EF2" w:rsidRPr="00D32EF2">
        <w:rPr>
          <w:rFonts w:ascii="Times New Roman" w:hAnsi="Times New Roman"/>
          <w:sz w:val="24"/>
          <w:szCs w:val="24"/>
          <w:lang w:eastAsia="pt-BR"/>
        </w:rPr>
        <w:t xml:space="preserve"> importante guia para os antigos navegadores. Os imãs</w:t>
      </w:r>
      <w:ins w:id="167"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por sua</w:t>
      </w:r>
      <w:ins w:id="168"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Figura </w:t>
      </w:r>
      <w:commentRangeStart w:id="169"/>
      <w:r w:rsidR="00D32EF2" w:rsidRPr="00D32EF2">
        <w:rPr>
          <w:rFonts w:ascii="Times New Roman" w:hAnsi="Times New Roman"/>
          <w:sz w:val="24"/>
          <w:szCs w:val="24"/>
          <w:lang w:eastAsia="pt-BR"/>
        </w:rPr>
        <w:t>1</w:t>
      </w:r>
      <w:commentRangeEnd w:id="169"/>
      <w:r w:rsidR="00B02414">
        <w:rPr>
          <w:rStyle w:val="Refdecomentrio"/>
        </w:rPr>
        <w:commentReference w:id="169"/>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ins w:id="170" w:author="Ygo Batista" w:date="2020-05-30T18:37:00Z">
        <w:r w:rsidR="00C37D84">
          <w:rPr>
            <w:rFonts w:ascii="Times New Roman" w:hAnsi="Times New Roman"/>
            <w:sz w:val="24"/>
            <w:szCs w:val="24"/>
            <w:lang w:eastAsia="pt-BR"/>
          </w:rPr>
          <w:t xml:space="preserve">, uma vez que </w:t>
        </w:r>
      </w:ins>
      <w:moveToRangeStart w:id="171" w:author="Ygo Batista" w:date="2020-05-30T18:37:00Z" w:name="move41756290"/>
      <w:moveTo w:id="172" w:author="Ygo Batista" w:date="2020-05-30T18:37:00Z">
        <w:del w:id="173" w:author="Ygo Batista" w:date="2020-05-30T18:37:00Z">
          <w:r w:rsidR="00C37D84" w:rsidRPr="001D0D70" w:rsidDel="00C37D84">
            <w:rPr>
              <w:rFonts w:ascii="Times New Roman" w:hAnsi="Times New Roman"/>
              <w:sz w:val="24"/>
              <w:szCs w:val="24"/>
              <w:lang w:eastAsia="pt-BR"/>
            </w:rPr>
            <w:delText>“A</w:delText>
          </w:r>
        </w:del>
      </w:moveTo>
      <w:ins w:id="174" w:author="Ygo Batista" w:date="2020-05-30T18:37:00Z">
        <w:r w:rsidR="00C37D84">
          <w:rPr>
            <w:rFonts w:ascii="Times New Roman" w:hAnsi="Times New Roman"/>
            <w:sz w:val="24"/>
            <w:szCs w:val="24"/>
            <w:lang w:eastAsia="pt-BR"/>
          </w:rPr>
          <w:t>a</w:t>
        </w:r>
      </w:ins>
      <w:moveTo w:id="175" w:author="Ygo Batista" w:date="2020-05-30T18:37:00Z">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w:t>
        </w:r>
        <w:del w:id="176" w:author="Ygo Batista" w:date="2020-05-30T18:38:00Z">
          <w:r w:rsidR="00C37D84" w:rsidRPr="001D0D70" w:rsidDel="00C37D84">
            <w:rPr>
              <w:rFonts w:ascii="Times New Roman" w:hAnsi="Times New Roman"/>
              <w:sz w:val="24"/>
              <w:szCs w:val="24"/>
              <w:lang w:eastAsia="pt-BR"/>
            </w:rPr>
            <w:delText>”</w:delText>
          </w:r>
        </w:del>
        <w:r w:rsidR="00C37D84" w:rsidRPr="001D0D70">
          <w:rPr>
            <w:rFonts w:ascii="Times New Roman" w:hAnsi="Times New Roman"/>
            <w:sz w:val="24"/>
            <w:szCs w:val="24"/>
            <w:lang w:eastAsia="pt-BR"/>
          </w:rPr>
          <w:t xml:space="preserve"> (BUCK; HAYT JR., 2013, p. 180).</w:t>
        </w:r>
      </w:moveTo>
      <w:moveToRangeEnd w:id="171"/>
      <w:del w:id="177" w:author="Ygo Batista" w:date="2020-05-30T18:37:00Z">
        <w:r w:rsidR="00D32EF2" w:rsidRPr="00D32EF2" w:rsidDel="00C37D84">
          <w:rPr>
            <w:rFonts w:ascii="Times New Roman" w:hAnsi="Times New Roman"/>
            <w:sz w:val="24"/>
            <w:szCs w:val="24"/>
            <w:lang w:eastAsia="pt-BR"/>
          </w:rPr>
          <w:delText>.</w:delText>
        </w:r>
      </w:del>
    </w:p>
    <w:p w14:paraId="04E9A3BA" w14:textId="5D4417BD" w:rsidR="00B02414" w:rsidRPr="00D32EF2" w:rsidDel="00B02414" w:rsidRDefault="00B02414">
      <w:pPr>
        <w:tabs>
          <w:tab w:val="left" w:pos="426"/>
        </w:tabs>
        <w:spacing w:after="0" w:line="240" w:lineRule="auto"/>
        <w:jc w:val="center"/>
        <w:rPr>
          <w:del w:id="178" w:author="Ygo Batista" w:date="2020-05-30T18:59:00Z"/>
          <w:rFonts w:ascii="Times New Roman" w:hAnsi="Times New Roman"/>
          <w:sz w:val="24"/>
          <w:szCs w:val="24"/>
          <w:lang w:eastAsia="pt-BR"/>
        </w:rPr>
        <w:pPrChange w:id="179" w:author="Ygo Batista" w:date="2020-05-30T18:59:00Z">
          <w:pPr>
            <w:tabs>
              <w:tab w:val="left" w:pos="426"/>
            </w:tabs>
            <w:spacing w:after="0" w:line="240" w:lineRule="auto"/>
            <w:jc w:val="both"/>
          </w:pPr>
        </w:pPrChange>
      </w:pPr>
      <w:ins w:id="180" w:author="Ygo Batista" w:date="2020-05-30T18:59:00Z">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ins>
    </w:p>
    <w:p w14:paraId="6D3AD334" w14:textId="31BAE7E2" w:rsidR="00D32EF2" w:rsidRDefault="00F87D0A">
      <w:pPr>
        <w:tabs>
          <w:tab w:val="left" w:pos="426"/>
        </w:tabs>
        <w:spacing w:after="0" w:line="240" w:lineRule="auto"/>
        <w:jc w:val="center"/>
        <w:rPr>
          <w:rFonts w:ascii="Times New Roman" w:hAnsi="Times New Roman"/>
          <w:sz w:val="24"/>
          <w:szCs w:val="24"/>
          <w:lang w:eastAsia="pt-BR"/>
        </w:rPr>
        <w:pPrChange w:id="181" w:author="Ygo Batista" w:date="2020-05-30T18:30:00Z">
          <w:pPr>
            <w:tabs>
              <w:tab w:val="left" w:pos="426"/>
            </w:tabs>
            <w:spacing w:after="0" w:line="240" w:lineRule="auto"/>
            <w:jc w:val="both"/>
          </w:pPr>
        </w:pPrChange>
      </w:pPr>
      <w:moveToRangeStart w:id="182" w:author="Ygo Batista" w:date="2020-05-30T18:28:00Z" w:name="move41755706"/>
      <w:moveTo w:id="183" w:author="Ygo Batista" w:date="2020-05-30T18:28:00Z">
        <w:r>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moveTo>
      <w:moveToRangeEnd w:id="182"/>
    </w:p>
    <w:p w14:paraId="6D3AD335" w14:textId="4E9FAB78" w:rsidR="00D32EF2" w:rsidDel="00F87D0A" w:rsidRDefault="00D32EF2" w:rsidP="00D32EF2">
      <w:pPr>
        <w:tabs>
          <w:tab w:val="left" w:pos="426"/>
        </w:tabs>
        <w:spacing w:after="0" w:line="240" w:lineRule="auto"/>
        <w:jc w:val="both"/>
        <w:rPr>
          <w:del w:id="184" w:author="Ygo Batista" w:date="2020-05-30T18:28:00Z"/>
          <w:rFonts w:ascii="Times New Roman" w:hAnsi="Times New Roman"/>
          <w:sz w:val="24"/>
          <w:szCs w:val="24"/>
          <w:lang w:eastAsia="pt-BR"/>
        </w:rPr>
      </w:pPr>
    </w:p>
    <w:p w14:paraId="6D3AD336" w14:textId="5E820404" w:rsidR="00D32EF2" w:rsidDel="00F87D0A" w:rsidRDefault="00D32EF2" w:rsidP="00D32EF2">
      <w:pPr>
        <w:tabs>
          <w:tab w:val="left" w:pos="426"/>
        </w:tabs>
        <w:spacing w:after="0" w:line="240" w:lineRule="auto"/>
        <w:jc w:val="both"/>
        <w:rPr>
          <w:del w:id="185" w:author="Ygo Batista" w:date="2020-05-30T18:28:00Z"/>
          <w:rFonts w:ascii="Times New Roman" w:hAnsi="Times New Roman"/>
          <w:sz w:val="24"/>
          <w:szCs w:val="24"/>
          <w:lang w:eastAsia="pt-BR"/>
        </w:rPr>
      </w:pPr>
    </w:p>
    <w:p w14:paraId="6D3AD337" w14:textId="3CE0FD19" w:rsidR="00D32EF2" w:rsidDel="00F87D0A" w:rsidRDefault="00D32EF2" w:rsidP="00D32EF2">
      <w:pPr>
        <w:tabs>
          <w:tab w:val="left" w:pos="426"/>
        </w:tabs>
        <w:spacing w:after="0" w:line="240" w:lineRule="auto"/>
        <w:jc w:val="both"/>
        <w:rPr>
          <w:del w:id="186" w:author="Ygo Batista" w:date="2020-05-30T18:28:00Z"/>
          <w:rFonts w:ascii="Times New Roman" w:hAnsi="Times New Roman"/>
          <w:sz w:val="24"/>
          <w:szCs w:val="24"/>
          <w:lang w:eastAsia="pt-BR"/>
        </w:rPr>
      </w:pPr>
    </w:p>
    <w:p w14:paraId="6D3AD338" w14:textId="1E5A7449" w:rsidR="00D32EF2" w:rsidDel="00F87D0A" w:rsidRDefault="00D32EF2" w:rsidP="00D32EF2">
      <w:pPr>
        <w:tabs>
          <w:tab w:val="left" w:pos="426"/>
        </w:tabs>
        <w:spacing w:after="0" w:line="240" w:lineRule="auto"/>
        <w:jc w:val="both"/>
        <w:rPr>
          <w:del w:id="187" w:author="Ygo Batista" w:date="2020-05-30T18:28:00Z"/>
          <w:rFonts w:ascii="Times New Roman" w:hAnsi="Times New Roman"/>
          <w:sz w:val="24"/>
          <w:szCs w:val="24"/>
          <w:lang w:eastAsia="pt-BR"/>
        </w:rPr>
      </w:pPr>
    </w:p>
    <w:p w14:paraId="6D3AD339" w14:textId="0F2BE3F2" w:rsidR="00D32EF2" w:rsidDel="00F87D0A" w:rsidRDefault="00D32EF2" w:rsidP="00D32EF2">
      <w:pPr>
        <w:tabs>
          <w:tab w:val="left" w:pos="426"/>
        </w:tabs>
        <w:spacing w:after="0" w:line="240" w:lineRule="auto"/>
        <w:jc w:val="both"/>
        <w:rPr>
          <w:del w:id="188" w:author="Ygo Batista" w:date="2020-05-30T18:28:00Z"/>
          <w:rFonts w:ascii="Times New Roman" w:hAnsi="Times New Roman"/>
          <w:sz w:val="24"/>
          <w:szCs w:val="24"/>
          <w:lang w:eastAsia="pt-BR"/>
        </w:rPr>
      </w:pPr>
    </w:p>
    <w:p w14:paraId="6D3AD33A" w14:textId="21D48312" w:rsidR="00D32EF2" w:rsidDel="00F87D0A" w:rsidRDefault="00D32EF2" w:rsidP="00D32EF2">
      <w:pPr>
        <w:tabs>
          <w:tab w:val="left" w:pos="426"/>
        </w:tabs>
        <w:spacing w:after="0" w:line="240" w:lineRule="auto"/>
        <w:jc w:val="both"/>
        <w:rPr>
          <w:del w:id="189" w:author="Ygo Batista" w:date="2020-05-30T18:28:00Z"/>
          <w:rFonts w:ascii="Times New Roman" w:hAnsi="Times New Roman"/>
          <w:sz w:val="24"/>
          <w:szCs w:val="24"/>
          <w:lang w:eastAsia="pt-BR"/>
        </w:rPr>
      </w:pPr>
    </w:p>
    <w:p w14:paraId="6D3AD33B" w14:textId="70B5204E" w:rsidR="00D32EF2" w:rsidDel="00F87D0A" w:rsidRDefault="00D32EF2" w:rsidP="00D32EF2">
      <w:pPr>
        <w:tabs>
          <w:tab w:val="left" w:pos="426"/>
        </w:tabs>
        <w:spacing w:after="0" w:line="240" w:lineRule="auto"/>
        <w:jc w:val="both"/>
        <w:rPr>
          <w:del w:id="190" w:author="Ygo Batista" w:date="2020-05-30T18:28:00Z"/>
          <w:rFonts w:ascii="Times New Roman" w:hAnsi="Times New Roman"/>
          <w:sz w:val="24"/>
          <w:szCs w:val="24"/>
          <w:lang w:eastAsia="pt-BR"/>
        </w:rPr>
      </w:pPr>
    </w:p>
    <w:p w14:paraId="6D3AD33C" w14:textId="473BCF07" w:rsidR="00D32EF2" w:rsidRPr="00D32EF2" w:rsidDel="00DE1D98" w:rsidRDefault="00D32EF2" w:rsidP="00D32EF2">
      <w:pPr>
        <w:tabs>
          <w:tab w:val="left" w:pos="426"/>
        </w:tabs>
        <w:spacing w:after="0" w:line="240" w:lineRule="auto"/>
        <w:jc w:val="center"/>
        <w:rPr>
          <w:del w:id="191" w:author="Ygo Batista" w:date="2020-05-30T18:30:00Z"/>
          <w:rFonts w:ascii="Times New Roman" w:hAnsi="Times New Roman"/>
          <w:sz w:val="24"/>
          <w:szCs w:val="24"/>
          <w:lang w:eastAsia="pt-BR"/>
        </w:rPr>
      </w:pPr>
      <w:del w:id="192" w:author="Ygo Batista" w:date="2020-05-30T18:58:00Z">
        <w:r w:rsidRPr="00D32EF2" w:rsidDel="00B02414">
          <w:rPr>
            <w:rFonts w:ascii="Times New Roman" w:hAnsi="Times New Roman"/>
            <w:sz w:val="20"/>
            <w:szCs w:val="20"/>
            <w:lang w:eastAsia="pt-BR"/>
          </w:rPr>
          <w:delText>Figura 1 - Linhas de campo magnético de um imã</w:delText>
        </w:r>
        <w:r w:rsidDel="00B02414">
          <w:rPr>
            <w:rFonts w:ascii="Times New Roman" w:hAnsi="Times New Roman"/>
            <w:sz w:val="20"/>
            <w:szCs w:val="20"/>
            <w:lang w:eastAsia="pt-BR"/>
          </w:rPr>
          <w:delText>.</w:delText>
        </w:r>
      </w:del>
    </w:p>
    <w:p w14:paraId="6D3AD33D" w14:textId="7CCA58FE" w:rsidR="00D32EF2" w:rsidRPr="00D32EF2" w:rsidDel="00DE1D98" w:rsidRDefault="00D32EF2" w:rsidP="00D32EF2">
      <w:pPr>
        <w:tabs>
          <w:tab w:val="left" w:pos="426"/>
        </w:tabs>
        <w:spacing w:after="0" w:line="240" w:lineRule="auto"/>
        <w:jc w:val="center"/>
        <w:rPr>
          <w:del w:id="193" w:author="Ygo Batista" w:date="2020-05-30T18:30:00Z"/>
          <w:rFonts w:ascii="Times New Roman" w:hAnsi="Times New Roman"/>
          <w:sz w:val="24"/>
          <w:szCs w:val="24"/>
          <w:lang w:eastAsia="pt-BR"/>
        </w:rPr>
      </w:pPr>
      <w:moveFromRangeStart w:id="194" w:author="Ygo Batista" w:date="2020-05-30T18:28:00Z" w:name="move41755706"/>
      <w:moveFrom w:id="195" w:author="Ygo Batista" w:date="2020-05-30T18:28:00Z">
        <w:r w:rsidDel="00F87D0A">
          <w:rPr>
            <w:noProof/>
            <w:lang w:eastAsia="pt-BR"/>
          </w:rPr>
          <w:drawing>
            <wp:inline distT="0" distB="0" distL="0" distR="0" wp14:anchorId="6D3AD3E8" wp14:editId="09E7EE51">
              <wp:extent cx="2460480" cy="849630"/>
              <wp:effectExtent l="0" t="0" r="0" b="7620"/>
              <wp:docPr id="635939004"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2545807" cy="879094"/>
                      </a:xfrm>
                      <a:prstGeom prst="rect">
                        <a:avLst/>
                      </a:prstGeom>
                    </pic:spPr>
                  </pic:pic>
                </a:graphicData>
              </a:graphic>
            </wp:inline>
          </w:drawing>
        </w:r>
      </w:moveFrom>
      <w:moveFromRangeEnd w:id="194"/>
    </w:p>
    <w:p w14:paraId="6D3AD33E" w14:textId="76FD773B" w:rsidR="00D32EF2" w:rsidRPr="00D32EF2" w:rsidRDefault="0040116E">
      <w:pPr>
        <w:tabs>
          <w:tab w:val="left" w:pos="426"/>
        </w:tabs>
        <w:spacing w:after="0" w:line="240" w:lineRule="auto"/>
        <w:jc w:val="center"/>
        <w:rPr>
          <w:rFonts w:ascii="Times New Roman" w:hAnsi="Times New Roman"/>
          <w:sz w:val="20"/>
          <w:szCs w:val="20"/>
          <w:lang w:eastAsia="pt-BR"/>
        </w:rPr>
        <w:pPrChange w:id="196" w:author="Ygo Batista" w:date="2020-05-30T18:30:00Z">
          <w:pPr>
            <w:tabs>
              <w:tab w:val="left" w:pos="426"/>
            </w:tabs>
            <w:spacing w:after="0" w:line="240" w:lineRule="auto"/>
          </w:pPr>
        </w:pPrChange>
      </w:pPr>
      <w:del w:id="197" w:author="Ygo Batista" w:date="2020-05-30T18:30:00Z">
        <w:r w:rsidDel="00DE1D98">
          <w:rPr>
            <w:rFonts w:ascii="Times New Roman" w:hAnsi="Times New Roman"/>
            <w:sz w:val="20"/>
            <w:szCs w:val="20"/>
            <w:lang w:eastAsia="pt-BR"/>
          </w:rPr>
          <w:tab/>
        </w:r>
        <w:r w:rsidDel="00DE1D98">
          <w:rPr>
            <w:rFonts w:ascii="Times New Roman" w:hAnsi="Times New Roman"/>
            <w:sz w:val="20"/>
            <w:szCs w:val="20"/>
            <w:lang w:eastAsia="pt-BR"/>
          </w:rPr>
          <w:tab/>
        </w:r>
        <w:r w:rsidDel="00DE1D98">
          <w:rPr>
            <w:rFonts w:ascii="Times New Roman" w:hAnsi="Times New Roman"/>
            <w:sz w:val="20"/>
            <w:szCs w:val="20"/>
            <w:lang w:eastAsia="pt-BR"/>
          </w:rPr>
          <w:tab/>
          <w:delText xml:space="preserve">  </w:delText>
        </w:r>
        <w:r w:rsidR="00D32EF2" w:rsidRPr="00D32EF2" w:rsidDel="00DE1D98">
          <w:rPr>
            <w:rFonts w:ascii="Times New Roman" w:hAnsi="Times New Roman"/>
            <w:sz w:val="20"/>
            <w:szCs w:val="20"/>
            <w:lang w:eastAsia="pt-BR"/>
          </w:rPr>
          <w:delText>F</w:delText>
        </w:r>
      </w:del>
      <w:ins w:id="198" w:author="Ygo Batista" w:date="2020-05-30T18:30:00Z">
        <w:r w:rsidR="00DE1D98">
          <w:rPr>
            <w:rFonts w:ascii="Times New Roman" w:hAnsi="Times New Roman"/>
            <w:sz w:val="20"/>
            <w:szCs w:val="20"/>
            <w:lang w:eastAsia="pt-BR"/>
          </w:rPr>
          <w:t>F</w:t>
        </w:r>
      </w:ins>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4A4B388B" w:rsidR="00D32EF2" w:rsidRDefault="00D32EF2" w:rsidP="00D32EF2">
      <w:pPr>
        <w:tabs>
          <w:tab w:val="left" w:pos="426"/>
        </w:tabs>
        <w:spacing w:after="0" w:line="240" w:lineRule="auto"/>
        <w:jc w:val="both"/>
        <w:rPr>
          <w:ins w:id="199" w:author="Ygo Batista" w:date="2020-05-30T18:34:00Z"/>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w:t>
      </w:r>
      <w:del w:id="200" w:author="Ygo Batista" w:date="2020-05-30T18:35:00Z">
        <w:r w:rsidRPr="00D32EF2" w:rsidDel="00E82BF6">
          <w:rPr>
            <w:rFonts w:ascii="Times New Roman" w:hAnsi="Times New Roman"/>
            <w:sz w:val="24"/>
            <w:szCs w:val="24"/>
            <w:lang w:eastAsia="pt-BR"/>
          </w:rPr>
          <w:delText>.</w:delText>
        </w:r>
      </w:del>
      <w:r w:rsidRPr="00D32EF2">
        <w:rPr>
          <w:rFonts w:ascii="Times New Roman" w:hAnsi="Times New Roman"/>
          <w:sz w:val="24"/>
          <w:szCs w:val="24"/>
          <w:lang w:eastAsia="pt-BR"/>
        </w:rPr>
        <w:t xml:space="preserve"> (AZZY; BUCHNER; MARUJO, 2015, p. 2; COOTER; SANFORD, 1962, p. 12)</w:t>
      </w:r>
      <w:ins w:id="201" w:author="Ygo Batista" w:date="2020-05-30T18:35:00Z">
        <w:r w:rsidR="00E82BF6">
          <w:rPr>
            <w:rFonts w:ascii="Times New Roman" w:hAnsi="Times New Roman"/>
            <w:sz w:val="24"/>
            <w:szCs w:val="24"/>
            <w:lang w:eastAsia="pt-BR"/>
          </w:rPr>
          <w:t>. O projeto proposto neste artigo é baseado em sensor de efeito Hall.</w:t>
        </w:r>
      </w:ins>
    </w:p>
    <w:p w14:paraId="499082CC" w14:textId="42C505BC" w:rsidR="00E82BF6" w:rsidRPr="00D32EF2" w:rsidDel="00E82BF6" w:rsidRDefault="00E82BF6" w:rsidP="00D32EF2">
      <w:pPr>
        <w:tabs>
          <w:tab w:val="left" w:pos="426"/>
        </w:tabs>
        <w:spacing w:after="0" w:line="240" w:lineRule="auto"/>
        <w:jc w:val="both"/>
        <w:rPr>
          <w:del w:id="202" w:author="Ygo Batista" w:date="2020-05-30T18:35:00Z"/>
          <w:rFonts w:ascii="Times New Roman" w:hAnsi="Times New Roman"/>
          <w:sz w:val="24"/>
          <w:szCs w:val="24"/>
          <w:lang w:eastAsia="pt-BR"/>
        </w:rPr>
      </w:pPr>
    </w:p>
    <w:p w14:paraId="6D3AD341" w14:textId="43AD6273" w:rsidR="00B576D9" w:rsidDel="00A73738" w:rsidRDefault="00D32EF2" w:rsidP="00D32EF2">
      <w:pPr>
        <w:tabs>
          <w:tab w:val="left" w:pos="426"/>
        </w:tabs>
        <w:spacing w:after="0" w:line="240" w:lineRule="auto"/>
        <w:jc w:val="both"/>
        <w:rPr>
          <w:moveFrom w:id="203" w:author="Ygo Batista" w:date="2020-05-30T18:32:00Z"/>
          <w:rFonts w:ascii="Times New Roman" w:hAnsi="Times New Roman"/>
          <w:sz w:val="24"/>
          <w:szCs w:val="24"/>
          <w:lang w:eastAsia="pt-BR"/>
        </w:rPr>
      </w:pPr>
      <w:moveFromRangeStart w:id="204" w:author="Ygo Batista" w:date="2020-05-30T18:32:00Z" w:name="move41755936"/>
      <w:moveFrom w:id="205" w:author="Ygo Batista" w:date="2020-05-30T18:32:00Z">
        <w:r w:rsidRPr="00D32EF2" w:rsidDel="00A73738">
          <w:rPr>
            <w:rFonts w:ascii="Times New Roman" w:hAnsi="Times New Roman"/>
            <w:sz w:val="24"/>
            <w:szCs w:val="24"/>
            <w:lang w:eastAsia="pt-BR"/>
          </w:rPr>
          <w:tab/>
        </w:r>
        <w:r w:rsidR="00F217FB" w:rsidDel="00A73738">
          <w:rPr>
            <w:rFonts w:ascii="Times New Roman" w:hAnsi="Times New Roman"/>
            <w:sz w:val="24"/>
            <w:szCs w:val="24"/>
            <w:lang w:eastAsia="pt-BR"/>
          </w:rPr>
          <w:t>Acreditamos que grande parte da dificuldade dos alunos de engenharia quanto ao aprendizado de física se dá pela ausência de equipamentos didáticos nos laboratórios, que servem como instrumentos de verificação dos fenômenos físicos assim, complementando os estudos teóricos realizados em sala de aula. Atividades práticas tem o poder de dar aos alunos um conhecimento único a respeito da importância do aprendizado de física e de suas aplicações no dia a dia. (</w:t>
        </w:r>
        <w:r w:rsidR="00AA3462" w:rsidDel="00A73738">
          <w:rPr>
            <w:rFonts w:ascii="Times New Roman" w:hAnsi="Times New Roman"/>
            <w:sz w:val="24"/>
            <w:szCs w:val="24"/>
            <w:lang w:eastAsia="pt-BR"/>
          </w:rPr>
          <w:t>COELHO; NUNES; SÉRÉ, 2003)</w:t>
        </w:r>
      </w:moveFrom>
    </w:p>
    <w:moveFromRangeEnd w:id="204"/>
    <w:p w14:paraId="6D3AD342" w14:textId="1B79E3F4" w:rsidR="00AA3462" w:rsidDel="00E82BF6" w:rsidRDefault="00AA3462" w:rsidP="00D32EF2">
      <w:pPr>
        <w:tabs>
          <w:tab w:val="left" w:pos="426"/>
        </w:tabs>
        <w:spacing w:after="0" w:line="240" w:lineRule="auto"/>
        <w:jc w:val="both"/>
        <w:rPr>
          <w:del w:id="206" w:author="Ygo Batista" w:date="2020-05-30T18:35:00Z"/>
          <w:rFonts w:ascii="Times New Roman" w:hAnsi="Times New Roman"/>
          <w:sz w:val="24"/>
          <w:szCs w:val="24"/>
          <w:lang w:eastAsia="pt-BR"/>
        </w:rPr>
      </w:pP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4" w14:textId="1B304016" w:rsidR="001D0D70" w:rsidDel="00E82BF6" w:rsidRDefault="007A3AB6">
      <w:pPr>
        <w:tabs>
          <w:tab w:val="left" w:pos="426"/>
        </w:tabs>
        <w:spacing w:after="0" w:line="240" w:lineRule="auto"/>
        <w:jc w:val="both"/>
        <w:rPr>
          <w:del w:id="207" w:author="Ygo Batista" w:date="2020-05-30T18:35:00Z"/>
          <w:rFonts w:ascii="Times New Roman" w:hAnsi="Times New Roman"/>
          <w:sz w:val="24"/>
          <w:szCs w:val="24"/>
          <w:lang w:eastAsia="pt-BR"/>
        </w:rPr>
      </w:pPr>
      <w:ins w:id="208" w:author="Ygo Batista" w:date="2020-05-30T18:38:00Z">
        <w:r>
          <w:rPr>
            <w:rFonts w:ascii="Times New Roman" w:hAnsi="Times New Roman"/>
            <w:sz w:val="24"/>
            <w:szCs w:val="24"/>
            <w:lang w:eastAsia="pt-BR"/>
          </w:rPr>
          <w:tab/>
        </w:r>
      </w:ins>
      <w:ins w:id="209" w:author="Ygo Batista" w:date="2020-05-30T18:39:00Z">
        <w:r w:rsidR="00E03AC5">
          <w:rPr>
            <w:rFonts w:ascii="Times New Roman" w:hAnsi="Times New Roman"/>
            <w:sz w:val="24"/>
            <w:szCs w:val="24"/>
            <w:lang w:eastAsia="pt-BR"/>
          </w:rPr>
          <w:t>De acordo com uma análise de requisitos</w:t>
        </w:r>
      </w:ins>
      <w:ins w:id="210" w:author="Ygo Batista" w:date="2020-05-30T18:41:00Z">
        <w:r w:rsidR="00973330">
          <w:rPr>
            <w:rFonts w:ascii="Times New Roman" w:hAnsi="Times New Roman"/>
            <w:sz w:val="24"/>
            <w:szCs w:val="24"/>
            <w:lang w:eastAsia="pt-BR"/>
          </w:rPr>
          <w:t xml:space="preserve"> no projeto multidisciplinar,</w:t>
        </w:r>
      </w:ins>
      <w:ins w:id="211" w:author="Ygo Batista" w:date="2020-05-30T18:39:00Z">
        <w:r w:rsidR="00E03AC5">
          <w:rPr>
            <w:rFonts w:ascii="Times New Roman" w:hAnsi="Times New Roman"/>
            <w:sz w:val="24"/>
            <w:szCs w:val="24"/>
            <w:lang w:eastAsia="pt-BR"/>
          </w:rPr>
          <w:t xml:space="preserve"> não formalizada, o comportamento desejado do protótipo seria </w:t>
        </w:r>
      </w:ins>
      <w:ins w:id="212" w:author="Ygo Batista" w:date="2020-05-30T18:40:00Z">
        <w:r w:rsidR="00E03AC5">
          <w:rPr>
            <w:rFonts w:ascii="Times New Roman" w:hAnsi="Times New Roman"/>
            <w:sz w:val="24"/>
            <w:szCs w:val="24"/>
            <w:lang w:eastAsia="pt-BR"/>
          </w:rPr>
          <w:t>q</w:t>
        </w:r>
      </w:ins>
    </w:p>
    <w:p w14:paraId="6D3AD345" w14:textId="77910311" w:rsidR="001D0D70" w:rsidRDefault="001D0D70" w:rsidP="00E03AC5">
      <w:pPr>
        <w:tabs>
          <w:tab w:val="left" w:pos="426"/>
        </w:tabs>
        <w:spacing w:after="0" w:line="240" w:lineRule="auto"/>
        <w:jc w:val="both"/>
        <w:rPr>
          <w:ins w:id="213" w:author="Ygo Batista" w:date="2020-05-30T18:47:00Z"/>
          <w:rFonts w:ascii="Times New Roman" w:hAnsi="Times New Roman"/>
          <w:sz w:val="24"/>
          <w:szCs w:val="24"/>
          <w:lang w:eastAsia="pt-BR"/>
        </w:rPr>
      </w:pPr>
      <w:del w:id="214" w:author="Ygo Batista" w:date="2020-05-30T18:38:00Z">
        <w:r w:rsidDel="007A3AB6">
          <w:rPr>
            <w:rFonts w:ascii="Times New Roman" w:hAnsi="Times New Roman"/>
            <w:sz w:val="24"/>
            <w:szCs w:val="24"/>
            <w:lang w:eastAsia="pt-BR"/>
          </w:rPr>
          <w:tab/>
        </w:r>
      </w:del>
      <w:moveFromRangeStart w:id="215" w:author="Ygo Batista" w:date="2020-05-30T18:37:00Z" w:name="move41756290"/>
      <w:moveFrom w:id="216" w:author="Ygo Batista" w:date="2020-05-30T18:37:00Z">
        <w:del w:id="217" w:author="Ygo Batista" w:date="2020-05-30T18:38:00Z">
          <w:r w:rsidRPr="001D0D70" w:rsidDel="007A3AB6">
            <w:rPr>
              <w:rFonts w:ascii="Times New Roman" w:hAnsi="Times New Roman"/>
              <w:sz w:val="24"/>
              <w:szCs w:val="24"/>
              <w:lang w:eastAsia="pt-BR"/>
            </w:rPr>
            <w:delText xml:space="preserve">“A fonte do campo magnético estacionário pode ser um imã permanente, um campo elétrico variando linearmente com o tempo ou uma corrente contínua” (BUCK; HAYT JR., 2013, p. 180). </w:delText>
          </w:r>
        </w:del>
      </w:moveFrom>
      <w:moveFromRangeEnd w:id="215"/>
      <w:del w:id="218" w:author="Ygo Batista" w:date="2020-05-30T18:38:00Z">
        <w:r w:rsidRPr="001D0D70" w:rsidDel="007A3AB6">
          <w:rPr>
            <w:rFonts w:ascii="Times New Roman" w:hAnsi="Times New Roman"/>
            <w:sz w:val="24"/>
            <w:szCs w:val="24"/>
            <w:lang w:eastAsia="pt-BR"/>
          </w:rPr>
          <w:delText xml:space="preserve">Tomando conhecimento desta afirmação e também de outras ideias vindas da eletrônica analógica, nasceu a ideia de conectar um sensor de efeito Hall por meio de um circuito composto por lógica analógica. </w:delText>
        </w:r>
      </w:del>
      <w:del w:id="219" w:author="Ygo Batista" w:date="2020-05-30T18:40:00Z">
        <w:r w:rsidRPr="001D0D70" w:rsidDel="00E03AC5">
          <w:rPr>
            <w:rFonts w:ascii="Times New Roman" w:hAnsi="Times New Roman"/>
            <w:sz w:val="24"/>
            <w:szCs w:val="24"/>
            <w:lang w:eastAsia="pt-BR"/>
          </w:rPr>
          <w:delText>Q</w:delText>
        </w:r>
      </w:del>
      <w:r w:rsidRPr="001D0D70">
        <w:rPr>
          <w:rFonts w:ascii="Times New Roman" w:hAnsi="Times New Roman"/>
          <w:sz w:val="24"/>
          <w:szCs w:val="24"/>
          <w:lang w:eastAsia="pt-BR"/>
        </w:rPr>
        <w:t>uando um campo magnético vindo de qualquer fonte se aproxim</w:t>
      </w:r>
      <w:del w:id="220" w:author="Ygo Batista" w:date="2020-05-30T18:38:00Z">
        <w:r w:rsidRPr="001D0D70" w:rsidDel="007A3AB6">
          <w:rPr>
            <w:rFonts w:ascii="Times New Roman" w:hAnsi="Times New Roman"/>
            <w:sz w:val="24"/>
            <w:szCs w:val="24"/>
            <w:lang w:eastAsia="pt-BR"/>
          </w:rPr>
          <w:delText>e</w:delText>
        </w:r>
      </w:del>
      <w:ins w:id="221" w:author="Ygo Batista" w:date="2020-05-30T18:40:00Z">
        <w:r w:rsidR="00BC380C">
          <w:rPr>
            <w:rFonts w:ascii="Times New Roman" w:hAnsi="Times New Roman"/>
            <w:sz w:val="24"/>
            <w:szCs w:val="24"/>
            <w:lang w:eastAsia="pt-BR"/>
          </w:rPr>
          <w:t>e</w:t>
        </w:r>
      </w:ins>
      <w:r w:rsidRPr="001D0D70">
        <w:rPr>
          <w:rFonts w:ascii="Times New Roman" w:hAnsi="Times New Roman"/>
          <w:sz w:val="24"/>
          <w:szCs w:val="24"/>
          <w:lang w:eastAsia="pt-BR"/>
        </w:rPr>
        <w:t xml:space="preserve"> do sensor </w:t>
      </w:r>
      <w:ins w:id="222" w:author="Ygo Batista" w:date="2020-05-30T18:38:00Z">
        <w:r w:rsidR="007A3AB6">
          <w:rPr>
            <w:rFonts w:ascii="Times New Roman" w:hAnsi="Times New Roman"/>
            <w:sz w:val="24"/>
            <w:szCs w:val="24"/>
            <w:lang w:eastAsia="pt-BR"/>
          </w:rPr>
          <w:t>Hall</w:t>
        </w:r>
      </w:ins>
      <w:ins w:id="223" w:author="Ygo Batista" w:date="2020-05-30T18:40:00Z">
        <w:r w:rsidR="00BC380C">
          <w:rPr>
            <w:rFonts w:ascii="Times New Roman" w:hAnsi="Times New Roman"/>
            <w:sz w:val="24"/>
            <w:szCs w:val="24"/>
            <w:lang w:eastAsia="pt-BR"/>
          </w:rPr>
          <w:t>,</w:t>
        </w:r>
      </w:ins>
      <w:ins w:id="224" w:author="Ygo Batista" w:date="2020-05-30T18:38:00Z">
        <w:r w:rsidR="007A3AB6">
          <w:rPr>
            <w:rFonts w:ascii="Times New Roman" w:hAnsi="Times New Roman"/>
            <w:sz w:val="24"/>
            <w:szCs w:val="24"/>
            <w:lang w:eastAsia="pt-BR"/>
          </w:rPr>
          <w:t xml:space="preserve"> </w:t>
        </w:r>
      </w:ins>
      <w:r w:rsidRPr="001D0D70">
        <w:rPr>
          <w:rFonts w:ascii="Times New Roman" w:hAnsi="Times New Roman"/>
          <w:sz w:val="24"/>
          <w:szCs w:val="24"/>
          <w:lang w:eastAsia="pt-BR"/>
        </w:rPr>
        <w:t>a intensidade de campo magnético seria visualizada por uma barra de LEDs</w:t>
      </w:r>
      <w:del w:id="225" w:author="Ygo Batista" w:date="2020-05-30T18:40:00Z">
        <w:r w:rsidRPr="001D0D70" w:rsidDel="00BC380C">
          <w:rPr>
            <w:rFonts w:ascii="Times New Roman" w:hAnsi="Times New Roman"/>
            <w:sz w:val="24"/>
            <w:szCs w:val="24"/>
            <w:lang w:eastAsia="pt-BR"/>
          </w:rPr>
          <w:delText>, e</w:delText>
        </w:r>
      </w:del>
      <w:del w:id="226" w:author="Ygo Batista" w:date="2020-05-30T18:42:00Z">
        <w:r w:rsidRPr="001D0D70" w:rsidDel="00E979B1">
          <w:rPr>
            <w:rFonts w:ascii="Times New Roman" w:hAnsi="Times New Roman"/>
            <w:sz w:val="24"/>
            <w:szCs w:val="24"/>
            <w:lang w:eastAsia="pt-BR"/>
          </w:rPr>
          <w:delText>ss</w:delText>
        </w:r>
      </w:del>
      <w:del w:id="227" w:author="Ygo Batista" w:date="2020-05-30T18:41:00Z">
        <w:r w:rsidRPr="001D0D70" w:rsidDel="00973330">
          <w:rPr>
            <w:rFonts w:ascii="Times New Roman" w:hAnsi="Times New Roman"/>
            <w:sz w:val="24"/>
            <w:szCs w:val="24"/>
            <w:lang w:eastAsia="pt-BR"/>
          </w:rPr>
          <w:delText>a</w:delText>
        </w:r>
      </w:del>
      <w:del w:id="228" w:author="Ygo Batista" w:date="2020-05-30T18:42:00Z">
        <w:r w:rsidRPr="001D0D70" w:rsidDel="00E979B1">
          <w:rPr>
            <w:rFonts w:ascii="Times New Roman" w:hAnsi="Times New Roman"/>
            <w:sz w:val="24"/>
            <w:szCs w:val="24"/>
            <w:lang w:eastAsia="pt-BR"/>
          </w:rPr>
          <w:delText xml:space="preserve"> </w:delText>
        </w:r>
      </w:del>
      <w:del w:id="229" w:author="Ygo Batista" w:date="2020-05-30T18:40:00Z">
        <w:r w:rsidRPr="001D0D70" w:rsidDel="00BC380C">
          <w:rPr>
            <w:rFonts w:ascii="Times New Roman" w:hAnsi="Times New Roman"/>
            <w:sz w:val="24"/>
            <w:szCs w:val="24"/>
            <w:lang w:eastAsia="pt-BR"/>
          </w:rPr>
          <w:delText xml:space="preserve">ideia inicial </w:delText>
        </w:r>
      </w:del>
      <w:del w:id="230" w:author="Ygo Batista" w:date="2020-05-30T18:41:00Z">
        <w:r w:rsidRPr="001D0D70" w:rsidDel="00E979B1">
          <w:rPr>
            <w:rFonts w:ascii="Times New Roman" w:hAnsi="Times New Roman"/>
            <w:sz w:val="24"/>
            <w:szCs w:val="24"/>
            <w:lang w:eastAsia="pt-BR"/>
          </w:rPr>
          <w:delText>foi provinda de um projeto que integrava algumas disciplinas do sexto período de engenharia do IFPE campus Pesqueira</w:delText>
        </w:r>
      </w:del>
      <w:r w:rsidRPr="001D0D70">
        <w:rPr>
          <w:rFonts w:ascii="Times New Roman" w:hAnsi="Times New Roman"/>
          <w:sz w:val="24"/>
          <w:szCs w:val="24"/>
          <w:lang w:eastAsia="pt-BR"/>
        </w:rPr>
        <w:t>. Ao fim desta primeira etapa,</w:t>
      </w:r>
      <w:ins w:id="231" w:author="Ygo Batista" w:date="2020-05-30T18:42:00Z">
        <w:r w:rsidR="00E979B1">
          <w:rPr>
            <w:rFonts w:ascii="Times New Roman" w:hAnsi="Times New Roman"/>
            <w:sz w:val="24"/>
            <w:szCs w:val="24"/>
            <w:lang w:eastAsia="pt-BR"/>
          </w:rPr>
          <w:t xml:space="preserve"> executada durante o projeto multidisciplinar</w:t>
        </w:r>
      </w:ins>
      <w:ins w:id="232" w:author="Ygo Batista" w:date="2020-05-30T18:44:00Z">
        <w:r w:rsidR="00FB0214">
          <w:rPr>
            <w:rFonts w:ascii="Times New Roman" w:hAnsi="Times New Roman"/>
            <w:sz w:val="24"/>
            <w:szCs w:val="24"/>
            <w:lang w:eastAsia="pt-BR"/>
          </w:rPr>
          <w:t xml:space="preserve"> no sexto período do curso de Engenharia Elétrica</w:t>
        </w:r>
      </w:ins>
      <w:ins w:id="233"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foi submetido um</w:t>
      </w:r>
      <w:ins w:id="234" w:author="Ygo Batista" w:date="2020-05-30T18:44:00Z">
        <w:r w:rsidR="00CC2F55">
          <w:rPr>
            <w:rFonts w:ascii="Times New Roman" w:hAnsi="Times New Roman"/>
            <w:sz w:val="24"/>
            <w:szCs w:val="24"/>
            <w:lang w:eastAsia="pt-BR"/>
          </w:rPr>
          <w:t>a</w:t>
        </w:r>
      </w:ins>
      <w:ins w:id="235" w:author="Ygo Batista" w:date="2020-05-30T18:42:00Z">
        <w:r w:rsidR="00E979B1">
          <w:rPr>
            <w:rFonts w:ascii="Times New Roman" w:hAnsi="Times New Roman"/>
            <w:sz w:val="24"/>
            <w:szCs w:val="24"/>
            <w:lang w:eastAsia="pt-BR"/>
          </w:rPr>
          <w:t xml:space="preserve"> </w:t>
        </w:r>
      </w:ins>
      <w:ins w:id="236" w:author="Ygo Batista" w:date="2020-05-30T18:45:00Z">
        <w:r w:rsidR="00CC2F55">
          <w:rPr>
            <w:rFonts w:ascii="Times New Roman" w:hAnsi="Times New Roman"/>
            <w:sz w:val="24"/>
            <w:szCs w:val="24"/>
            <w:lang w:eastAsia="pt-BR"/>
          </w:rPr>
          <w:t>proposta</w:t>
        </w:r>
      </w:ins>
      <w:ins w:id="237" w:author="Ygo Batista" w:date="2020-05-30T18:42:00Z">
        <w:r w:rsidR="00E979B1">
          <w:rPr>
            <w:rFonts w:ascii="Times New Roman" w:hAnsi="Times New Roman"/>
            <w:sz w:val="24"/>
            <w:szCs w:val="24"/>
            <w:lang w:eastAsia="pt-BR"/>
          </w:rPr>
          <w:t xml:space="preserve"> ao </w:t>
        </w:r>
      </w:ins>
      <w:ins w:id="238" w:author="Ygo Batista" w:date="2020-05-30T18:43:00Z">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ins>
      <w:del w:id="239" w:author="Ygo Batista" w:date="2020-05-30T18:43:00Z">
        <w:r w:rsidRPr="001D0D70" w:rsidDel="00EB4BF9">
          <w:rPr>
            <w:rFonts w:ascii="Times New Roman" w:hAnsi="Times New Roman"/>
            <w:sz w:val="24"/>
            <w:szCs w:val="24"/>
            <w:lang w:eastAsia="pt-BR"/>
          </w:rPr>
          <w:delText xml:space="preserve"> </w:delText>
        </w:r>
      </w:del>
      <w:ins w:id="240" w:author="Ygo Batista" w:date="2020-05-30T18:42:00Z">
        <w:r w:rsidR="00E979B1">
          <w:rPr>
            <w:rFonts w:ascii="Times New Roman" w:hAnsi="Times New Roman"/>
            <w:sz w:val="24"/>
            <w:szCs w:val="24"/>
            <w:lang w:eastAsia="pt-BR"/>
          </w:rPr>
          <w:t>(</w:t>
        </w:r>
      </w:ins>
      <w:commentRangeStart w:id="241"/>
      <w:r w:rsidRPr="001D0D70">
        <w:rPr>
          <w:rFonts w:ascii="Times New Roman" w:hAnsi="Times New Roman"/>
          <w:sz w:val="24"/>
          <w:szCs w:val="24"/>
          <w:lang w:eastAsia="pt-BR"/>
        </w:rPr>
        <w:t>PIBEX</w:t>
      </w:r>
      <w:commentRangeEnd w:id="241"/>
      <w:r w:rsidR="00EB4BF9">
        <w:rPr>
          <w:rStyle w:val="Refdecomentrio"/>
        </w:rPr>
        <w:commentReference w:id="241"/>
      </w:r>
      <w:ins w:id="242"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com intuito</w:t>
      </w:r>
      <w:ins w:id="243" w:author="Pedro Henrique" w:date="2020-05-31T21:52:00Z">
        <w:r w:rsidR="001F1191">
          <w:rPr>
            <w:rFonts w:ascii="Times New Roman" w:hAnsi="Times New Roman"/>
            <w:sz w:val="24"/>
            <w:szCs w:val="24"/>
            <w:lang w:eastAsia="pt-BR"/>
          </w:rPr>
          <w:t xml:space="preserve"> de</w:t>
        </w:r>
      </w:ins>
      <w:del w:id="244" w:author="Pedro Henrique" w:date="2020-05-31T21:52:00Z">
        <w:r w:rsidRPr="001D0D70" w:rsidDel="001F1191">
          <w:rPr>
            <w:rFonts w:ascii="Times New Roman" w:hAnsi="Times New Roman"/>
            <w:sz w:val="24"/>
            <w:szCs w:val="24"/>
            <w:lang w:eastAsia="pt-BR"/>
          </w:rPr>
          <w:delText xml:space="preserve"> de uma</w:delText>
        </w:r>
      </w:del>
      <w:r w:rsidRPr="001D0D70">
        <w:rPr>
          <w:rFonts w:ascii="Times New Roman" w:hAnsi="Times New Roman"/>
          <w:sz w:val="24"/>
          <w:szCs w:val="24"/>
          <w:lang w:eastAsia="pt-BR"/>
        </w:rPr>
        <w:t xml:space="preserve"> melhor</w:t>
      </w:r>
      <w:ins w:id="245" w:author="Ygo Batista" w:date="2020-05-30T18:44:00Z">
        <w:r w:rsidR="00FB0214">
          <w:rPr>
            <w:rFonts w:ascii="Times New Roman" w:hAnsi="Times New Roman"/>
            <w:sz w:val="24"/>
            <w:szCs w:val="24"/>
            <w:lang w:eastAsia="pt-BR"/>
          </w:rPr>
          <w:t xml:space="preserve">ar </w:t>
        </w:r>
      </w:ins>
      <w:del w:id="246" w:author="Ygo Batista" w:date="2020-05-30T18:44:00Z">
        <w:r w:rsidRPr="001D0D70" w:rsidDel="00FB0214">
          <w:rPr>
            <w:rFonts w:ascii="Times New Roman" w:hAnsi="Times New Roman"/>
            <w:sz w:val="24"/>
            <w:szCs w:val="24"/>
            <w:lang w:eastAsia="pt-BR"/>
          </w:rPr>
          <w:delText xml:space="preserve"> eficiência e refinamento do circuito</w:delText>
        </w:r>
      </w:del>
      <w:ins w:id="247" w:author="Ygo Batista" w:date="2020-05-30T18:44:00Z">
        <w:r w:rsidR="00FB0214">
          <w:rPr>
            <w:rFonts w:ascii="Times New Roman" w:hAnsi="Times New Roman"/>
            <w:sz w:val="24"/>
            <w:szCs w:val="24"/>
            <w:lang w:eastAsia="pt-BR"/>
          </w:rPr>
          <w:t>o projeto do</w:t>
        </w:r>
      </w:ins>
      <w:r w:rsidRPr="001D0D70">
        <w:rPr>
          <w:rFonts w:ascii="Times New Roman" w:hAnsi="Times New Roman"/>
          <w:sz w:val="24"/>
          <w:szCs w:val="24"/>
          <w:lang w:eastAsia="pt-BR"/>
        </w:rPr>
        <w:t xml:space="preserve"> medidor de campo magnético anteriormente </w:t>
      </w:r>
      <w:del w:id="248" w:author="Ygo Batista" w:date="2020-05-30T18:45:00Z">
        <w:r w:rsidRPr="001D0D70" w:rsidDel="00CC2F55">
          <w:rPr>
            <w:rFonts w:ascii="Times New Roman" w:hAnsi="Times New Roman"/>
            <w:sz w:val="24"/>
            <w:szCs w:val="24"/>
            <w:lang w:eastAsia="pt-BR"/>
          </w:rPr>
          <w:delText>idealizado</w:delText>
        </w:r>
      </w:del>
      <w:ins w:id="249" w:author="Ygo Batista" w:date="2020-05-30T18:45:00Z">
        <w:r w:rsidR="00CC2F55">
          <w:rPr>
            <w:rFonts w:ascii="Times New Roman" w:hAnsi="Times New Roman"/>
            <w:sz w:val="24"/>
            <w:szCs w:val="24"/>
            <w:lang w:eastAsia="pt-BR"/>
          </w:rPr>
          <w:t>implementado. Na nova versão</w:t>
        </w:r>
      </w:ins>
      <w:r w:rsidRPr="001D0D70">
        <w:rPr>
          <w:rFonts w:ascii="Times New Roman" w:hAnsi="Times New Roman"/>
          <w:sz w:val="24"/>
          <w:szCs w:val="24"/>
          <w:lang w:eastAsia="pt-BR"/>
        </w:rPr>
        <w:t xml:space="preserve">, </w:t>
      </w:r>
      <w:del w:id="250" w:author="Ygo Batista" w:date="2020-05-30T18:45:00Z">
        <w:r w:rsidRPr="001D0D70" w:rsidDel="00CC2F55">
          <w:rPr>
            <w:rFonts w:ascii="Times New Roman" w:hAnsi="Times New Roman"/>
            <w:sz w:val="24"/>
            <w:szCs w:val="24"/>
            <w:lang w:eastAsia="pt-BR"/>
          </w:rPr>
          <w:delText>alterações essas como a utilização de um</w:delText>
        </w:r>
      </w:del>
      <w:ins w:id="251" w:author="Ygo Batista" w:date="2020-05-30T18:45:00Z">
        <w:r w:rsidR="00CC2F55">
          <w:rPr>
            <w:rFonts w:ascii="Times New Roman" w:hAnsi="Times New Roman"/>
            <w:sz w:val="24"/>
            <w:szCs w:val="24"/>
            <w:lang w:eastAsia="pt-BR"/>
          </w:rPr>
          <w:t>foram inseridos</w:t>
        </w:r>
      </w:ins>
      <w:r w:rsidRPr="001D0D70">
        <w:rPr>
          <w:rFonts w:ascii="Times New Roman" w:hAnsi="Times New Roman"/>
          <w:sz w:val="24"/>
          <w:szCs w:val="24"/>
          <w:lang w:eastAsia="pt-BR"/>
        </w:rPr>
        <w:t xml:space="preserve"> </w:t>
      </w:r>
      <w:del w:id="252" w:author="Ygo Batista" w:date="2020-05-30T18:45:00Z">
        <w:r w:rsidRPr="001D0D70" w:rsidDel="00CC2F55">
          <w:rPr>
            <w:rFonts w:ascii="Times New Roman" w:hAnsi="Times New Roman"/>
            <w:sz w:val="24"/>
            <w:szCs w:val="24"/>
            <w:lang w:eastAsia="pt-BR"/>
          </w:rPr>
          <w:delText xml:space="preserve">circuito de </w:delText>
        </w:r>
      </w:del>
      <w:r w:rsidRPr="001D0D70">
        <w:rPr>
          <w:rFonts w:ascii="Times New Roman" w:hAnsi="Times New Roman"/>
          <w:sz w:val="24"/>
          <w:szCs w:val="24"/>
          <w:lang w:eastAsia="pt-BR"/>
        </w:rPr>
        <w:t>filtro</w:t>
      </w:r>
      <w:ins w:id="253" w:author="Ygo Batista" w:date="2020-05-30T18:45:00Z">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w:t>
        </w:r>
      </w:ins>
      <w:del w:id="254" w:author="Ygo Batista" w:date="2020-05-30T18:45:00Z">
        <w:r w:rsidRPr="001D0D70" w:rsidDel="00CC2F55">
          <w:rPr>
            <w:rFonts w:ascii="Times New Roman" w:hAnsi="Times New Roman"/>
            <w:sz w:val="24"/>
            <w:szCs w:val="24"/>
            <w:lang w:eastAsia="pt-BR"/>
          </w:rPr>
          <w:delText xml:space="preserve"> </w:delText>
        </w:r>
        <w:r w:rsidRPr="001D0D70" w:rsidDel="00B2655E">
          <w:rPr>
            <w:rFonts w:ascii="Times New Roman" w:hAnsi="Times New Roman"/>
            <w:sz w:val="24"/>
            <w:szCs w:val="24"/>
            <w:lang w:eastAsia="pt-BR"/>
          </w:rPr>
          <w:delText>para não deixar passar faixas indesejadas de frequências</w:delText>
        </w:r>
      </w:del>
      <w:ins w:id="255" w:author="Ygo Batista" w:date="2020-05-30T18:45:00Z">
        <w:r w:rsidR="00B2655E">
          <w:rPr>
            <w:rFonts w:ascii="Times New Roman" w:hAnsi="Times New Roman"/>
            <w:sz w:val="24"/>
            <w:szCs w:val="24"/>
            <w:lang w:eastAsia="pt-BR"/>
          </w:rPr>
          <w:t>passa baixa)</w:t>
        </w:r>
      </w:ins>
      <w:r w:rsidRPr="001D0D70">
        <w:rPr>
          <w:rFonts w:ascii="Times New Roman" w:hAnsi="Times New Roman"/>
          <w:sz w:val="24"/>
          <w:szCs w:val="24"/>
          <w:lang w:eastAsia="pt-BR"/>
        </w:rPr>
        <w:t xml:space="preserve">, </w:t>
      </w:r>
      <w:del w:id="256" w:author="Ygo Batista" w:date="2020-05-30T18:46:00Z">
        <w:r w:rsidRPr="001D0D70" w:rsidDel="00B2655E">
          <w:rPr>
            <w:rFonts w:ascii="Times New Roman" w:hAnsi="Times New Roman"/>
            <w:sz w:val="24"/>
            <w:szCs w:val="24"/>
            <w:lang w:eastAsia="pt-BR"/>
          </w:rPr>
          <w:delText>além do artifício da</w:delText>
        </w:r>
      </w:del>
      <w:ins w:id="257" w:author="Ygo Batista" w:date="2020-05-30T18:46:00Z">
        <w:r w:rsidR="00B2655E">
          <w:rPr>
            <w:rFonts w:ascii="Times New Roman" w:hAnsi="Times New Roman"/>
            <w:sz w:val="24"/>
            <w:szCs w:val="24"/>
            <w:lang w:eastAsia="pt-BR"/>
          </w:rPr>
          <w:t>circuitos digitais</w:t>
        </w:r>
      </w:ins>
      <w:del w:id="258" w:author="Ygo Batista" w:date="2020-05-30T18:46:00Z">
        <w:r w:rsidRPr="001D0D70" w:rsidDel="00B2655E">
          <w:rPr>
            <w:rFonts w:ascii="Times New Roman" w:hAnsi="Times New Roman"/>
            <w:sz w:val="24"/>
            <w:szCs w:val="24"/>
            <w:lang w:eastAsia="pt-BR"/>
          </w:rPr>
          <w:delText xml:space="preserve"> eletrônica digital no protótipo inicial produzido.</w:delText>
        </w:r>
      </w:del>
      <w:ins w:id="259" w:author="Ygo Batista" w:date="2020-05-30T18:46:00Z">
        <w:r w:rsidR="00B2655E">
          <w:rPr>
            <w:rFonts w:ascii="Times New Roman" w:hAnsi="Times New Roman"/>
            <w:sz w:val="24"/>
            <w:szCs w:val="24"/>
            <w:lang w:eastAsia="pt-BR"/>
          </w:rPr>
          <w:t xml:space="preserve"> e</w:t>
        </w:r>
      </w:ins>
      <w:r w:rsidRPr="001D0D70">
        <w:rPr>
          <w:rFonts w:ascii="Times New Roman" w:hAnsi="Times New Roman"/>
          <w:sz w:val="24"/>
          <w:szCs w:val="24"/>
          <w:lang w:eastAsia="pt-BR"/>
        </w:rPr>
        <w:t xml:space="preserve"> </w:t>
      </w:r>
      <w:del w:id="260" w:author="Ygo Batista" w:date="2020-05-30T18:46:00Z">
        <w:r w:rsidRPr="001D0D70" w:rsidDel="00B2655E">
          <w:rPr>
            <w:rFonts w:ascii="Times New Roman" w:hAnsi="Times New Roman"/>
            <w:sz w:val="24"/>
            <w:szCs w:val="24"/>
            <w:lang w:eastAsia="pt-BR"/>
          </w:rPr>
          <w:delText>U</w:delText>
        </w:r>
      </w:del>
      <w:ins w:id="261" w:author="Ygo Batista" w:date="2020-05-30T18:46:00Z">
        <w:r w:rsidR="00B2655E">
          <w:rPr>
            <w:rFonts w:ascii="Times New Roman" w:hAnsi="Times New Roman"/>
            <w:sz w:val="24"/>
            <w:szCs w:val="24"/>
            <w:lang w:eastAsia="pt-BR"/>
          </w:rPr>
          <w:t>u</w:t>
        </w:r>
      </w:ins>
      <w:r w:rsidRPr="001D0D70">
        <w:rPr>
          <w:rFonts w:ascii="Times New Roman" w:hAnsi="Times New Roman"/>
          <w:sz w:val="24"/>
          <w:szCs w:val="24"/>
          <w:lang w:eastAsia="pt-BR"/>
        </w:rPr>
        <w:t>m microcontrolador (PIC12F675)</w:t>
      </w:r>
      <w:ins w:id="262" w:author="Ygo Batista" w:date="2020-05-30T18:46:00Z">
        <w:r w:rsidR="00B2655E">
          <w:rPr>
            <w:rFonts w:ascii="Times New Roman" w:hAnsi="Times New Roman"/>
            <w:sz w:val="24"/>
            <w:szCs w:val="24"/>
            <w:lang w:eastAsia="pt-BR"/>
          </w:rPr>
          <w:t>, o qual</w:t>
        </w:r>
      </w:ins>
      <w:r w:rsidRPr="001D0D70">
        <w:rPr>
          <w:rFonts w:ascii="Times New Roman" w:hAnsi="Times New Roman"/>
          <w:sz w:val="24"/>
          <w:szCs w:val="24"/>
          <w:lang w:eastAsia="pt-BR"/>
        </w:rPr>
        <w:t xml:space="preserve"> </w:t>
      </w:r>
      <w:del w:id="263" w:author="Ygo Batista" w:date="2020-05-30T18:46:00Z">
        <w:r w:rsidRPr="001D0D70" w:rsidDel="00B2655E">
          <w:rPr>
            <w:rFonts w:ascii="Times New Roman" w:hAnsi="Times New Roman"/>
            <w:sz w:val="24"/>
            <w:szCs w:val="24"/>
            <w:lang w:eastAsia="pt-BR"/>
          </w:rPr>
          <w:delText>também será</w:delText>
        </w:r>
      </w:del>
      <w:ins w:id="264" w:author="Ygo Batista" w:date="2020-05-30T18:46:00Z">
        <w:r w:rsidR="00B2655E">
          <w:rPr>
            <w:rFonts w:ascii="Times New Roman" w:hAnsi="Times New Roman"/>
            <w:sz w:val="24"/>
            <w:szCs w:val="24"/>
            <w:lang w:eastAsia="pt-BR"/>
          </w:rPr>
          <w:t>foi</w:t>
        </w:r>
      </w:ins>
      <w:r w:rsidRPr="001D0D70">
        <w:rPr>
          <w:rFonts w:ascii="Times New Roman" w:hAnsi="Times New Roman"/>
          <w:sz w:val="24"/>
          <w:szCs w:val="24"/>
          <w:lang w:eastAsia="pt-BR"/>
        </w:rPr>
        <w:t xml:space="preserve"> usado para fazer </w:t>
      </w:r>
      <w:del w:id="265" w:author="Ygo Batista" w:date="2020-05-30T18:46:00Z">
        <w:r w:rsidRPr="001D0D70" w:rsidDel="00B2655E">
          <w:rPr>
            <w:rFonts w:ascii="Times New Roman" w:hAnsi="Times New Roman"/>
            <w:sz w:val="24"/>
            <w:szCs w:val="24"/>
            <w:lang w:eastAsia="pt-BR"/>
          </w:rPr>
          <w:delText>um</w:delText>
        </w:r>
      </w:del>
      <w:r w:rsidRPr="001D0D70">
        <w:rPr>
          <w:rFonts w:ascii="Times New Roman" w:hAnsi="Times New Roman"/>
          <w:sz w:val="24"/>
          <w:szCs w:val="24"/>
          <w:lang w:eastAsia="pt-BR"/>
        </w:rPr>
        <w:t>a</w:t>
      </w:r>
      <w:ins w:id="266" w:author="Ygo Batista" w:date="2020-05-30T18:46:00Z">
        <w:r w:rsidR="00B2655E">
          <w:rPr>
            <w:rFonts w:ascii="Times New Roman" w:hAnsi="Times New Roman"/>
            <w:sz w:val="24"/>
            <w:szCs w:val="24"/>
            <w:lang w:eastAsia="pt-BR"/>
          </w:rPr>
          <w:t>s</w:t>
        </w:r>
      </w:ins>
      <w:r w:rsidRPr="001D0D70">
        <w:rPr>
          <w:rFonts w:ascii="Times New Roman" w:hAnsi="Times New Roman"/>
          <w:sz w:val="24"/>
          <w:szCs w:val="24"/>
          <w:lang w:eastAsia="pt-BR"/>
        </w:rPr>
        <w:t xml:space="preserve"> convers</w:t>
      </w:r>
      <w:ins w:id="267" w:author="Ygo Batista" w:date="2020-05-30T18:46:00Z">
        <w:r w:rsidR="00B2655E">
          <w:rPr>
            <w:rFonts w:ascii="Times New Roman" w:hAnsi="Times New Roman"/>
            <w:sz w:val="24"/>
            <w:szCs w:val="24"/>
            <w:lang w:eastAsia="pt-BR"/>
          </w:rPr>
          <w:t>ões</w:t>
        </w:r>
      </w:ins>
      <w:del w:id="268" w:author="Ygo Batista" w:date="2020-05-30T18:46:00Z">
        <w:r w:rsidRPr="001D0D70" w:rsidDel="00B2655E">
          <w:rPr>
            <w:rFonts w:ascii="Times New Roman" w:hAnsi="Times New Roman"/>
            <w:sz w:val="24"/>
            <w:szCs w:val="24"/>
            <w:lang w:eastAsia="pt-BR"/>
          </w:rPr>
          <w:delText>ão</w:delText>
        </w:r>
      </w:del>
      <w:r w:rsidRPr="001D0D70">
        <w:rPr>
          <w:rFonts w:ascii="Times New Roman" w:hAnsi="Times New Roman"/>
          <w:sz w:val="24"/>
          <w:szCs w:val="24"/>
          <w:lang w:eastAsia="pt-BR"/>
        </w:rPr>
        <w:t xml:space="preserve"> analógico-digital</w:t>
      </w:r>
      <w:ins w:id="269" w:author="Ygo Batista" w:date="2020-05-30T18:46:00Z">
        <w:r w:rsidR="008D6E3E">
          <w:rPr>
            <w:rFonts w:ascii="Times New Roman" w:hAnsi="Times New Roman"/>
            <w:sz w:val="24"/>
            <w:szCs w:val="24"/>
            <w:lang w:eastAsia="pt-BR"/>
          </w:rPr>
          <w:t xml:space="preserve">. O </w:t>
        </w:r>
      </w:ins>
      <w:del w:id="270" w:author="Ygo Batista" w:date="2020-05-30T18:46:00Z">
        <w:r w:rsidRPr="001D0D70" w:rsidDel="008D6E3E">
          <w:rPr>
            <w:rFonts w:ascii="Times New Roman" w:hAnsi="Times New Roman"/>
            <w:sz w:val="24"/>
            <w:szCs w:val="24"/>
            <w:lang w:eastAsia="pt-BR"/>
          </w:rPr>
          <w:delText xml:space="preserve"> que possa mostrar o </w:delText>
        </w:r>
      </w:del>
      <w:r w:rsidRPr="001D0D70">
        <w:rPr>
          <w:rFonts w:ascii="Times New Roman" w:hAnsi="Times New Roman"/>
          <w:sz w:val="24"/>
          <w:szCs w:val="24"/>
          <w:lang w:eastAsia="pt-BR"/>
        </w:rPr>
        <w:t>valor medido</w:t>
      </w:r>
      <w:ins w:id="271" w:author="Ygo Batista" w:date="2020-05-30T18:46:00Z">
        <w:r w:rsidR="008D6E3E">
          <w:rPr>
            <w:rFonts w:ascii="Times New Roman" w:hAnsi="Times New Roman"/>
            <w:sz w:val="24"/>
            <w:szCs w:val="24"/>
            <w:lang w:eastAsia="pt-BR"/>
          </w:rPr>
          <w:t xml:space="preserve"> e convertido no microcontrolador</w:t>
        </w:r>
      </w:ins>
      <w:r w:rsidRPr="001D0D70">
        <w:rPr>
          <w:rFonts w:ascii="Times New Roman" w:hAnsi="Times New Roman"/>
          <w:sz w:val="24"/>
          <w:szCs w:val="24"/>
          <w:lang w:eastAsia="pt-BR"/>
        </w:rPr>
        <w:t xml:space="preserve"> </w:t>
      </w:r>
      <w:ins w:id="272" w:author="Ygo Batista" w:date="2020-05-30T18:46:00Z">
        <w:r w:rsidR="008D6E3E">
          <w:rPr>
            <w:rFonts w:ascii="Times New Roman" w:hAnsi="Times New Roman"/>
            <w:sz w:val="24"/>
            <w:szCs w:val="24"/>
            <w:lang w:eastAsia="pt-BR"/>
          </w:rPr>
          <w:t>é envia</w:t>
        </w:r>
      </w:ins>
      <w:ins w:id="273" w:author="Ygo Batista" w:date="2020-05-30T18:47:00Z">
        <w:r w:rsidR="008D6E3E">
          <w:rPr>
            <w:rFonts w:ascii="Times New Roman" w:hAnsi="Times New Roman"/>
            <w:sz w:val="24"/>
            <w:szCs w:val="24"/>
            <w:lang w:eastAsia="pt-BR"/>
          </w:rPr>
          <w:t xml:space="preserve">do para um </w:t>
        </w:r>
      </w:ins>
      <w:del w:id="274" w:author="Ygo Batista" w:date="2020-05-30T18:47:00Z">
        <w:r w:rsidRPr="001D0D70" w:rsidDel="008D6E3E">
          <w:rPr>
            <w:rFonts w:ascii="Times New Roman" w:hAnsi="Times New Roman"/>
            <w:sz w:val="24"/>
            <w:szCs w:val="24"/>
            <w:lang w:eastAsia="pt-BR"/>
          </w:rPr>
          <w:delText xml:space="preserve">na tela de um </w:delText>
        </w:r>
      </w:del>
      <w:r w:rsidRPr="001D0D70">
        <w:rPr>
          <w:rFonts w:ascii="Times New Roman" w:hAnsi="Times New Roman"/>
          <w:sz w:val="24"/>
          <w:szCs w:val="24"/>
          <w:lang w:eastAsia="pt-BR"/>
        </w:rPr>
        <w:t>aparelho celular</w:t>
      </w:r>
      <w:ins w:id="275" w:author="Ygo Batista" w:date="2020-05-30T18:47:00Z">
        <w:r w:rsidR="008D6E3E">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276" w:author="Ygo Batista" w:date="2020-05-30T18:47:00Z">
        <w:r w:rsidRPr="001D0D70" w:rsidDel="008D6E3E">
          <w:rPr>
            <w:rFonts w:ascii="Times New Roman" w:hAnsi="Times New Roman"/>
            <w:sz w:val="24"/>
            <w:szCs w:val="24"/>
            <w:lang w:eastAsia="pt-BR"/>
          </w:rPr>
          <w:delText xml:space="preserve">por transmissão </w:delText>
        </w:r>
      </w:del>
      <w:r w:rsidRPr="001D0D70">
        <w:rPr>
          <w:rFonts w:ascii="Times New Roman" w:hAnsi="Times New Roman"/>
          <w:sz w:val="24"/>
          <w:szCs w:val="24"/>
          <w:lang w:eastAsia="pt-BR"/>
        </w:rPr>
        <w:t xml:space="preserve">via </w:t>
      </w:r>
      <w:proofErr w:type="spellStart"/>
      <w:r w:rsidRPr="001D0D70">
        <w:rPr>
          <w:rFonts w:ascii="Times New Roman" w:hAnsi="Times New Roman"/>
          <w:sz w:val="24"/>
          <w:szCs w:val="24"/>
          <w:lang w:eastAsia="pt-BR"/>
        </w:rPr>
        <w:t>bluetooth</w:t>
      </w:r>
      <w:proofErr w:type="spellEnd"/>
      <w:r w:rsidRPr="001D0D70">
        <w:rPr>
          <w:rFonts w:ascii="Times New Roman" w:hAnsi="Times New Roman"/>
          <w:sz w:val="24"/>
          <w:szCs w:val="24"/>
          <w:lang w:eastAsia="pt-BR"/>
        </w:rPr>
        <w:t>.</w:t>
      </w:r>
      <w:ins w:id="277" w:author="Ygo Batista" w:date="2020-05-30T18:47:00Z">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w:t>
        </w:r>
      </w:ins>
      <w:ins w:id="278" w:author="Ygo Batista" w:date="2020-05-30T18:48:00Z">
        <w:r w:rsidR="00294C62">
          <w:rPr>
            <w:rFonts w:ascii="Times New Roman" w:hAnsi="Times New Roman"/>
            <w:sz w:val="24"/>
            <w:szCs w:val="24"/>
            <w:lang w:eastAsia="pt-BR"/>
          </w:rPr>
          <w:t xml:space="preserve"> durante o projeto multidisciplinar, foi implementad</w:t>
        </w:r>
      </w:ins>
      <w:ins w:id="279" w:author="Ygo Batista" w:date="2020-05-30T18:49:00Z">
        <w:r w:rsidR="003D172A">
          <w:rPr>
            <w:rFonts w:ascii="Times New Roman" w:hAnsi="Times New Roman"/>
            <w:sz w:val="24"/>
            <w:szCs w:val="24"/>
            <w:lang w:eastAsia="pt-BR"/>
          </w:rPr>
          <w:t>a</w:t>
        </w:r>
      </w:ins>
      <w:ins w:id="280" w:author="Ygo Batista" w:date="2020-05-30T18:48:00Z">
        <w:r w:rsidR="00294C62">
          <w:rPr>
            <w:rFonts w:ascii="Times New Roman" w:hAnsi="Times New Roman"/>
            <w:sz w:val="24"/>
            <w:szCs w:val="24"/>
            <w:lang w:eastAsia="pt-BR"/>
          </w:rPr>
          <w:t xml:space="preserve"> em protoboard, enquanto a segunda versão está em implementação </w:t>
        </w:r>
      </w:ins>
      <w:ins w:id="281" w:author="Ygo Batista" w:date="2020-05-30T18:49:00Z">
        <w:r w:rsidR="003D172A">
          <w:rPr>
            <w:rFonts w:ascii="Times New Roman" w:hAnsi="Times New Roman"/>
            <w:sz w:val="24"/>
            <w:szCs w:val="24"/>
            <w:lang w:eastAsia="pt-BR"/>
          </w:rPr>
          <w:t>na</w:t>
        </w:r>
      </w:ins>
      <w:ins w:id="282" w:author="Ygo Batista" w:date="2020-05-30T18:48:00Z">
        <w:r w:rsidR="00294C62">
          <w:rPr>
            <w:rFonts w:ascii="Times New Roman" w:hAnsi="Times New Roman"/>
            <w:sz w:val="24"/>
            <w:szCs w:val="24"/>
            <w:lang w:eastAsia="pt-BR"/>
          </w:rPr>
          <w:t xml:space="preserve"> placa de circuito impresso (PCI). </w:t>
        </w:r>
      </w:ins>
    </w:p>
    <w:p w14:paraId="41B7B722" w14:textId="789DA342" w:rsidR="0051457B" w:rsidRPr="001D0D70" w:rsidDel="003D172A" w:rsidRDefault="0051457B">
      <w:pPr>
        <w:tabs>
          <w:tab w:val="left" w:pos="426"/>
        </w:tabs>
        <w:spacing w:after="0" w:line="240" w:lineRule="auto"/>
        <w:jc w:val="both"/>
        <w:rPr>
          <w:del w:id="283" w:author="Ygo Batista" w:date="2020-05-30T18:49:00Z"/>
          <w:rFonts w:ascii="Times New Roman" w:hAnsi="Times New Roman"/>
          <w:sz w:val="24"/>
          <w:szCs w:val="24"/>
          <w:lang w:eastAsia="pt-BR"/>
        </w:rPr>
      </w:pP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 xml:space="preserve">ção do protótipo inicial </w:t>
      </w:r>
      <w:commentRangeStart w:id="284"/>
      <w:r>
        <w:rPr>
          <w:rFonts w:ascii="Times New Roman" w:hAnsi="Times New Roman"/>
          <w:sz w:val="24"/>
          <w:szCs w:val="24"/>
          <w:lang w:eastAsia="pt-BR"/>
        </w:rPr>
        <w:t>foram</w:t>
      </w:r>
      <w:commentRangeEnd w:id="284"/>
      <w:r w:rsidR="003D172A">
        <w:rPr>
          <w:rStyle w:val="Refdecomentrio"/>
        </w:rPr>
        <w:commentReference w:id="284"/>
      </w:r>
      <w:r>
        <w:rPr>
          <w:rFonts w:ascii="Times New Roman" w:hAnsi="Times New Roman"/>
          <w:sz w:val="24"/>
          <w:szCs w:val="24"/>
          <w:lang w:eastAsia="pt-BR"/>
        </w:rPr>
        <w:t>:</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318E4653"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del w:id="285" w:author="Ygo Batista" w:date="2020-05-30T18:51:00Z">
        <w:r w:rsidRPr="001D0D70" w:rsidDel="00026EC2">
          <w:rPr>
            <w:rFonts w:ascii="Times New Roman" w:hAnsi="Times New Roman"/>
            <w:sz w:val="24"/>
            <w:szCs w:val="24"/>
            <w:lang w:eastAsia="pt-BR"/>
          </w:rPr>
          <w:delText>fabricados pela Minipa</w:delText>
        </w:r>
      </w:del>
    </w:p>
    <w:p w14:paraId="6D3AD34A" w14:textId="7306DB7F"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ins w:id="286" w:author="Ygo Batista" w:date="2020-05-30T18:51:00Z">
        <w:r w:rsidR="00057D09">
          <w:rPr>
            <w:rFonts w:ascii="Times New Roman" w:hAnsi="Times New Roman"/>
            <w:sz w:val="24"/>
            <w:szCs w:val="24"/>
            <w:lang w:eastAsia="pt-BR"/>
          </w:rPr>
          <w:t xml:space="preserve">regulável </w:t>
        </w:r>
      </w:ins>
      <w:r w:rsidRPr="001D0D70">
        <w:rPr>
          <w:rFonts w:ascii="Times New Roman" w:hAnsi="Times New Roman"/>
          <w:sz w:val="24"/>
          <w:szCs w:val="24"/>
          <w:lang w:eastAsia="pt-BR"/>
        </w:rPr>
        <w:t xml:space="preserve">CC </w:t>
      </w:r>
      <w:del w:id="287" w:author="Ygo Batista" w:date="2020-05-30T18:51:00Z">
        <w:r w:rsidRPr="001D0D70" w:rsidDel="00057D09">
          <w:rPr>
            <w:rFonts w:ascii="Times New Roman" w:hAnsi="Times New Roman"/>
            <w:sz w:val="24"/>
            <w:szCs w:val="24"/>
            <w:lang w:eastAsia="pt-BR"/>
          </w:rPr>
          <w:delText>modelo MPL-3305M fabricado pela Minipa</w:delText>
        </w:r>
      </w:del>
    </w:p>
    <w:p w14:paraId="6D3AD34B" w14:textId="790C983C" w:rsidR="001D0D70" w:rsidRPr="001D0D70" w:rsidDel="00057D09" w:rsidRDefault="001D0D70" w:rsidP="001D0D70">
      <w:pPr>
        <w:pStyle w:val="PargrafodaLista"/>
        <w:numPr>
          <w:ilvl w:val="0"/>
          <w:numId w:val="3"/>
        </w:numPr>
        <w:tabs>
          <w:tab w:val="left" w:pos="426"/>
        </w:tabs>
        <w:spacing w:after="0" w:line="240" w:lineRule="auto"/>
        <w:jc w:val="both"/>
        <w:rPr>
          <w:del w:id="288" w:author="Ygo Batista" w:date="2020-05-30T18:51:00Z"/>
          <w:rFonts w:ascii="Times New Roman" w:hAnsi="Times New Roman"/>
          <w:sz w:val="24"/>
          <w:szCs w:val="24"/>
          <w:lang w:eastAsia="pt-BR"/>
        </w:rPr>
      </w:pPr>
      <w:commentRangeStart w:id="289"/>
      <w:del w:id="290" w:author="Ygo Batista" w:date="2020-05-30T18:51:00Z">
        <w:r w:rsidRPr="001D0D70" w:rsidDel="00057D09">
          <w:rPr>
            <w:rFonts w:ascii="Times New Roman" w:hAnsi="Times New Roman"/>
            <w:sz w:val="24"/>
            <w:szCs w:val="24"/>
            <w:lang w:eastAsia="pt-BR"/>
          </w:rPr>
          <w:delText>1 resistor de 390Ω</w:delText>
        </w:r>
      </w:del>
    </w:p>
    <w:p w14:paraId="6D3AD34C" w14:textId="70E87D10" w:rsidR="001D0D70" w:rsidRPr="001D0D70" w:rsidDel="00057D09" w:rsidRDefault="001D0D70" w:rsidP="001D0D70">
      <w:pPr>
        <w:pStyle w:val="PargrafodaLista"/>
        <w:numPr>
          <w:ilvl w:val="0"/>
          <w:numId w:val="3"/>
        </w:numPr>
        <w:tabs>
          <w:tab w:val="left" w:pos="426"/>
        </w:tabs>
        <w:spacing w:after="0" w:line="240" w:lineRule="auto"/>
        <w:jc w:val="both"/>
        <w:rPr>
          <w:del w:id="291" w:author="Ygo Batista" w:date="2020-05-30T18:51:00Z"/>
          <w:rFonts w:ascii="Times New Roman" w:hAnsi="Times New Roman"/>
          <w:sz w:val="24"/>
          <w:szCs w:val="24"/>
          <w:lang w:eastAsia="pt-BR"/>
        </w:rPr>
      </w:pPr>
      <w:del w:id="292" w:author="Ygo Batista" w:date="2020-05-30T18:51:00Z">
        <w:r w:rsidRPr="001D0D70" w:rsidDel="00057D09">
          <w:rPr>
            <w:rFonts w:ascii="Times New Roman" w:hAnsi="Times New Roman"/>
            <w:sz w:val="24"/>
            <w:szCs w:val="24"/>
            <w:lang w:eastAsia="pt-BR"/>
          </w:rPr>
          <w:delText>2 resistores de 1kΩ</w:delText>
        </w:r>
      </w:del>
    </w:p>
    <w:p w14:paraId="6D3AD34D" w14:textId="44DC3260" w:rsidR="001D0D70" w:rsidRPr="001D0D70" w:rsidDel="00057D09" w:rsidRDefault="001D0D70" w:rsidP="001D0D70">
      <w:pPr>
        <w:pStyle w:val="PargrafodaLista"/>
        <w:numPr>
          <w:ilvl w:val="0"/>
          <w:numId w:val="3"/>
        </w:numPr>
        <w:tabs>
          <w:tab w:val="left" w:pos="426"/>
        </w:tabs>
        <w:spacing w:after="0" w:line="240" w:lineRule="auto"/>
        <w:jc w:val="both"/>
        <w:rPr>
          <w:del w:id="293" w:author="Ygo Batista" w:date="2020-05-30T18:51:00Z"/>
          <w:rFonts w:ascii="Times New Roman" w:hAnsi="Times New Roman"/>
          <w:sz w:val="24"/>
          <w:szCs w:val="24"/>
          <w:lang w:eastAsia="pt-BR"/>
        </w:rPr>
      </w:pPr>
      <w:del w:id="294" w:author="Ygo Batista" w:date="2020-05-30T18:51:00Z">
        <w:r w:rsidRPr="001D0D70" w:rsidDel="00057D09">
          <w:rPr>
            <w:rFonts w:ascii="Times New Roman" w:hAnsi="Times New Roman"/>
            <w:sz w:val="24"/>
            <w:szCs w:val="24"/>
            <w:lang w:eastAsia="pt-BR"/>
          </w:rPr>
          <w:delText>1 resistor de 10kΩ</w:delText>
        </w:r>
      </w:del>
    </w:p>
    <w:p w14:paraId="6D3AD34E" w14:textId="6E57F0EF" w:rsidR="001D0D70" w:rsidRPr="001D0D70" w:rsidDel="00057D09" w:rsidRDefault="001D0D70" w:rsidP="001D0D70">
      <w:pPr>
        <w:pStyle w:val="PargrafodaLista"/>
        <w:numPr>
          <w:ilvl w:val="0"/>
          <w:numId w:val="3"/>
        </w:numPr>
        <w:tabs>
          <w:tab w:val="left" w:pos="426"/>
        </w:tabs>
        <w:spacing w:after="0" w:line="240" w:lineRule="auto"/>
        <w:jc w:val="both"/>
        <w:rPr>
          <w:del w:id="295" w:author="Ygo Batista" w:date="2020-05-30T18:51:00Z"/>
          <w:rFonts w:ascii="Times New Roman" w:hAnsi="Times New Roman"/>
          <w:sz w:val="24"/>
          <w:szCs w:val="24"/>
          <w:lang w:eastAsia="pt-BR"/>
        </w:rPr>
      </w:pPr>
      <w:del w:id="296" w:author="Ygo Batista" w:date="2020-05-30T18:51:00Z">
        <w:r w:rsidRPr="001D0D70" w:rsidDel="00057D09">
          <w:rPr>
            <w:rFonts w:ascii="Times New Roman" w:hAnsi="Times New Roman"/>
            <w:sz w:val="24"/>
            <w:szCs w:val="24"/>
            <w:lang w:eastAsia="pt-BR"/>
          </w:rPr>
          <w:delText>1 resistor de 22kΩ</w:delText>
        </w:r>
      </w:del>
    </w:p>
    <w:p w14:paraId="6D3AD34F" w14:textId="66872095"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297" w:author="Ygo Batista" w:date="2020-05-30T18:51:00Z">
        <w:r w:rsidRPr="001D0D70" w:rsidDel="00057D09">
          <w:rPr>
            <w:rFonts w:ascii="Times New Roman" w:hAnsi="Times New Roman"/>
            <w:sz w:val="24"/>
            <w:szCs w:val="24"/>
            <w:lang w:eastAsia="pt-BR"/>
          </w:rPr>
          <w:delText>4 resistores de 470kΩ</w:delText>
        </w:r>
      </w:del>
      <w:ins w:id="298" w:author="Ygo Batista" w:date="2020-05-30T18:51:00Z">
        <w:r w:rsidR="00057D09">
          <w:rPr>
            <w:rFonts w:ascii="Times New Roman" w:hAnsi="Times New Roman"/>
            <w:sz w:val="24"/>
            <w:szCs w:val="24"/>
            <w:lang w:eastAsia="pt-BR"/>
          </w:rPr>
          <w:t>Resistores</w:t>
        </w:r>
        <w:commentRangeEnd w:id="289"/>
        <w:r w:rsidR="00057D09">
          <w:rPr>
            <w:rStyle w:val="Refdecomentrio"/>
          </w:rPr>
          <w:commentReference w:id="289"/>
        </w:r>
      </w:ins>
    </w:p>
    <w:p w14:paraId="6D3AD350" w14:textId="541740FA" w:rsidR="001D0D70" w:rsidRPr="001D0D70" w:rsidDel="00057D09" w:rsidRDefault="001D0D70" w:rsidP="001D0D70">
      <w:pPr>
        <w:pStyle w:val="PargrafodaLista"/>
        <w:numPr>
          <w:ilvl w:val="0"/>
          <w:numId w:val="3"/>
        </w:numPr>
        <w:tabs>
          <w:tab w:val="left" w:pos="426"/>
        </w:tabs>
        <w:spacing w:after="0" w:line="240" w:lineRule="auto"/>
        <w:jc w:val="both"/>
        <w:rPr>
          <w:del w:id="299" w:author="Ygo Batista" w:date="2020-05-30T18:51:00Z"/>
          <w:rFonts w:ascii="Times New Roman" w:hAnsi="Times New Roman"/>
          <w:sz w:val="24"/>
          <w:szCs w:val="24"/>
          <w:lang w:eastAsia="pt-BR"/>
        </w:rPr>
      </w:pPr>
      <w:del w:id="300" w:author="Ygo Batista" w:date="2020-05-30T18:51:00Z">
        <w:r w:rsidRPr="001D0D70" w:rsidDel="00057D09">
          <w:rPr>
            <w:rFonts w:ascii="Times New Roman" w:hAnsi="Times New Roman"/>
            <w:sz w:val="24"/>
            <w:szCs w:val="24"/>
            <w:lang w:eastAsia="pt-BR"/>
          </w:rPr>
          <w:delText>1 potenciômetro de 1kΩ</w:delText>
        </w:r>
      </w:del>
    </w:p>
    <w:p w14:paraId="6D3AD351" w14:textId="4744F59F" w:rsidR="001D0D70" w:rsidRPr="001D0D70" w:rsidDel="00057D09" w:rsidRDefault="001D0D70" w:rsidP="001D0D70">
      <w:pPr>
        <w:pStyle w:val="PargrafodaLista"/>
        <w:numPr>
          <w:ilvl w:val="0"/>
          <w:numId w:val="3"/>
        </w:numPr>
        <w:tabs>
          <w:tab w:val="left" w:pos="426"/>
        </w:tabs>
        <w:spacing w:after="0" w:line="240" w:lineRule="auto"/>
        <w:jc w:val="both"/>
        <w:rPr>
          <w:del w:id="301" w:author="Ygo Batista" w:date="2020-05-30T18:51:00Z"/>
          <w:rFonts w:ascii="Times New Roman" w:hAnsi="Times New Roman"/>
          <w:sz w:val="24"/>
          <w:szCs w:val="24"/>
          <w:lang w:eastAsia="pt-BR"/>
        </w:rPr>
      </w:pPr>
      <w:del w:id="302" w:author="Ygo Batista" w:date="2020-05-30T18:51:00Z">
        <w:r w:rsidRPr="001D0D70" w:rsidDel="00057D09">
          <w:rPr>
            <w:rFonts w:ascii="Times New Roman" w:hAnsi="Times New Roman"/>
            <w:sz w:val="24"/>
            <w:szCs w:val="24"/>
            <w:lang w:eastAsia="pt-BR"/>
          </w:rPr>
          <w:delText>2 potenciômetros de 5kΩ</w:delText>
        </w:r>
      </w:del>
    </w:p>
    <w:p w14:paraId="6D3AD352" w14:textId="38C52DE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3" w:author="Ygo Batista" w:date="2020-05-30T18:51:00Z">
        <w:r w:rsidRPr="001D0D70" w:rsidDel="00057D09">
          <w:rPr>
            <w:rFonts w:ascii="Times New Roman" w:hAnsi="Times New Roman"/>
            <w:sz w:val="24"/>
            <w:szCs w:val="24"/>
            <w:lang w:eastAsia="pt-BR"/>
          </w:rPr>
          <w:delText>1 potenciômetro de 50kΩ</w:delText>
        </w:r>
      </w:del>
      <w:ins w:id="304" w:author="Ygo Batista" w:date="2020-05-30T18:51:00Z">
        <w:r w:rsidR="00057D09">
          <w:rPr>
            <w:rFonts w:ascii="Times New Roman" w:hAnsi="Times New Roman"/>
            <w:sz w:val="24"/>
            <w:szCs w:val="24"/>
            <w:lang w:eastAsia="pt-BR"/>
          </w:rPr>
          <w:t>Potenciômetros</w:t>
        </w:r>
      </w:ins>
    </w:p>
    <w:p w14:paraId="6D3AD353" w14:textId="4758864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5" w:author="Ygo Batista" w:date="2020-05-30T18:51:00Z">
        <w:r w:rsidRPr="001D0D70" w:rsidDel="00057D09">
          <w:rPr>
            <w:rFonts w:ascii="Times New Roman" w:hAnsi="Times New Roman"/>
            <w:sz w:val="24"/>
            <w:szCs w:val="24"/>
            <w:lang w:eastAsia="pt-BR"/>
          </w:rPr>
          <w:delText xml:space="preserve">1 </w:delText>
        </w:r>
      </w:del>
      <w:r w:rsidRPr="001D0D70">
        <w:rPr>
          <w:rFonts w:ascii="Times New Roman" w:hAnsi="Times New Roman"/>
          <w:sz w:val="24"/>
          <w:szCs w:val="24"/>
          <w:lang w:eastAsia="pt-BR"/>
        </w:rPr>
        <w:t xml:space="preserve">Barra de LED </w:t>
      </w:r>
      <w:ins w:id="306" w:author="Ygo Batista" w:date="2020-05-30T18:51:00Z">
        <w:r w:rsidR="00057D09">
          <w:rPr>
            <w:rFonts w:ascii="Times New Roman" w:hAnsi="Times New Roman"/>
            <w:sz w:val="24"/>
            <w:szCs w:val="24"/>
            <w:lang w:eastAsia="pt-BR"/>
          </w:rPr>
          <w:t>de 10 segmentos</w:t>
        </w:r>
      </w:ins>
      <w:del w:id="307" w:author="Ygo Batista" w:date="2020-05-30T18:51:00Z">
        <w:r w:rsidRPr="001D0D70" w:rsidDel="00057D09">
          <w:rPr>
            <w:rFonts w:ascii="Times New Roman" w:hAnsi="Times New Roman"/>
            <w:sz w:val="24"/>
            <w:szCs w:val="24"/>
            <w:lang w:eastAsia="pt-BR"/>
          </w:rPr>
          <w:delText>azul de 10 segmentos</w:delText>
        </w:r>
      </w:del>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6"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6D3AD357" w14:textId="528D0659" w:rsidR="001D0D70" w:rsidDel="003D172A" w:rsidRDefault="001D0D70" w:rsidP="001D0D70">
      <w:pPr>
        <w:tabs>
          <w:tab w:val="left" w:pos="426"/>
        </w:tabs>
        <w:spacing w:after="0" w:line="240" w:lineRule="auto"/>
        <w:jc w:val="both"/>
        <w:rPr>
          <w:del w:id="308" w:author="Ygo Batista" w:date="2020-05-30T18:49:00Z"/>
          <w:rFonts w:ascii="Times New Roman" w:hAnsi="Times New Roman"/>
          <w:sz w:val="24"/>
          <w:szCs w:val="24"/>
          <w:lang w:eastAsia="pt-BR"/>
        </w:rPr>
      </w:pPr>
      <w:r>
        <w:rPr>
          <w:rFonts w:ascii="Times New Roman" w:hAnsi="Times New Roman"/>
          <w:sz w:val="24"/>
          <w:szCs w:val="24"/>
          <w:lang w:eastAsia="pt-BR"/>
        </w:rPr>
        <w:tab/>
      </w:r>
    </w:p>
    <w:p w14:paraId="6D3AD358" w14:textId="6C7A62CA"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w:t>
      </w:r>
      <w:ins w:id="309" w:author="Ygo Batista" w:date="2020-05-30T18:47:00Z">
        <w:r w:rsidR="0051457B">
          <w:rPr>
            <w:rFonts w:ascii="Times New Roman" w:hAnsi="Times New Roman"/>
            <w:sz w:val="24"/>
            <w:szCs w:val="24"/>
            <w:lang w:eastAsia="pt-BR"/>
          </w:rPr>
          <w:t xml:space="preserve"> </w:t>
        </w:r>
      </w:ins>
      <w:del w:id="310" w:author="Ygo Batista" w:date="2020-05-30T18:50:00Z">
        <w:r w:rsidRPr="001D0D70" w:rsidDel="003D172A">
          <w:rPr>
            <w:rFonts w:ascii="Times New Roman" w:hAnsi="Times New Roman"/>
            <w:sz w:val="24"/>
            <w:szCs w:val="24"/>
            <w:lang w:eastAsia="pt-BR"/>
          </w:rPr>
          <w:delText xml:space="preserve"> </w:delText>
        </w:r>
      </w:del>
      <w:del w:id="311" w:author="Ygo Batista" w:date="2020-05-30T18:47:00Z">
        <w:r w:rsidRPr="001D0D70" w:rsidDel="0051457B">
          <w:rPr>
            <w:rFonts w:ascii="Times New Roman" w:hAnsi="Times New Roman"/>
            <w:sz w:val="24"/>
            <w:szCs w:val="24"/>
            <w:lang w:eastAsia="pt-BR"/>
          </w:rPr>
          <w:delText>serão</w:delText>
        </w:r>
      </w:del>
      <w:ins w:id="312" w:author="Ygo Batista" w:date="2020-05-30T18:50:00Z">
        <w:r w:rsidR="00026EC2">
          <w:rPr>
            <w:rFonts w:ascii="Times New Roman" w:hAnsi="Times New Roman"/>
            <w:sz w:val="24"/>
            <w:szCs w:val="24"/>
            <w:lang w:eastAsia="pt-BR"/>
          </w:rPr>
          <w:t>são</w:t>
        </w:r>
      </w:ins>
      <w:r w:rsidRPr="001D0D70">
        <w:rPr>
          <w:rFonts w:ascii="Times New Roman" w:hAnsi="Times New Roman"/>
          <w:sz w:val="24"/>
          <w:szCs w:val="24"/>
          <w:lang w:eastAsia="pt-BR"/>
        </w:rPr>
        <w:t>:</w:t>
      </w:r>
      <w:r w:rsidRPr="001D0D70">
        <w:rPr>
          <w:rFonts w:ascii="Times New Roman" w:hAnsi="Times New Roman"/>
          <w:sz w:val="24"/>
          <w:szCs w:val="24"/>
          <w:lang w:eastAsia="pt-BR"/>
        </w:rPr>
        <w:tab/>
      </w:r>
    </w:p>
    <w:p w14:paraId="6D3AD359"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14:paraId="6D3AD35A"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14:paraId="6D3AD35B"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14:paraId="6D3AD35C"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14:paraId="6D3AD35D"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14:paraId="6D3AD35E" w14:textId="0A7FB0C5" w:rsidR="001D0D70" w:rsidRPr="001D0D70" w:rsidDel="00BD5595" w:rsidRDefault="001D0D70" w:rsidP="001D0D70">
      <w:pPr>
        <w:tabs>
          <w:tab w:val="left" w:pos="426"/>
        </w:tabs>
        <w:spacing w:after="0" w:line="240" w:lineRule="auto"/>
        <w:jc w:val="both"/>
        <w:rPr>
          <w:del w:id="313" w:author="Ygo Batista" w:date="2020-05-30T19:48:00Z"/>
          <w:rFonts w:ascii="Times New Roman" w:hAnsi="Times New Roman"/>
          <w:sz w:val="24"/>
          <w:szCs w:val="24"/>
          <w:lang w:eastAsia="pt-BR"/>
        </w:rPr>
      </w:pPr>
      <w:r w:rsidRPr="001D0D70">
        <w:rPr>
          <w:rFonts w:ascii="Times New Roman" w:hAnsi="Times New Roman"/>
          <w:sz w:val="24"/>
          <w:szCs w:val="24"/>
          <w:lang w:eastAsia="pt-BR"/>
        </w:rPr>
        <w:t xml:space="preserve"> </w:t>
      </w:r>
    </w:p>
    <w:p w14:paraId="6D3AD35F" w14:textId="02C0A927" w:rsidR="001D0D70" w:rsidRP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 xml:space="preserve">Durante a construção do protótipo inicial, foi </w:t>
      </w:r>
      <w:del w:id="314" w:author="Ygo Batista" w:date="2020-05-30T18:52:00Z">
        <w:r w:rsidRPr="001D0D70" w:rsidDel="00323281">
          <w:rPr>
            <w:rFonts w:ascii="Times New Roman" w:hAnsi="Times New Roman"/>
            <w:sz w:val="24"/>
            <w:szCs w:val="24"/>
            <w:lang w:eastAsia="pt-BR"/>
          </w:rPr>
          <w:delText xml:space="preserve">notado </w:delText>
        </w:r>
      </w:del>
      <w:ins w:id="315" w:author="Ygo Batista" w:date="2020-05-30T18:52:00Z">
        <w:r w:rsidR="00323281">
          <w:rPr>
            <w:rFonts w:ascii="Times New Roman" w:hAnsi="Times New Roman"/>
            <w:sz w:val="24"/>
            <w:szCs w:val="24"/>
            <w:lang w:eastAsia="pt-BR"/>
          </w:rPr>
          <w:t>estudado no datasheet e testado experimentalmente</w:t>
        </w:r>
        <w:r w:rsidR="00323281"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que</w:t>
      </w:r>
      <w:del w:id="316" w:author="Ygo Batista" w:date="2020-05-30T18:53:00Z">
        <w:r w:rsidRPr="001D0D70" w:rsidDel="00AF79B0">
          <w:rPr>
            <w:rFonts w:ascii="Times New Roman" w:hAnsi="Times New Roman"/>
            <w:sz w:val="24"/>
            <w:szCs w:val="24"/>
            <w:lang w:eastAsia="pt-BR"/>
          </w:rPr>
          <w:delText xml:space="preserve"> a variação na saída do sensor Hall </w:delText>
        </w:r>
      </w:del>
      <w:ins w:id="317" w:author="Ygo Batista" w:date="2020-05-30T18:53:00Z">
        <w:r w:rsidR="00AF79B0">
          <w:rPr>
            <w:rFonts w:ascii="Times New Roman" w:hAnsi="Times New Roman"/>
            <w:sz w:val="24"/>
            <w:szCs w:val="24"/>
            <w:lang w:eastAsia="pt-BR"/>
          </w:rPr>
          <w:t xml:space="preserve">, </w:t>
        </w:r>
      </w:ins>
      <w:del w:id="318" w:author="Ygo Batista" w:date="2020-05-30T18:53:00Z">
        <w:r w:rsidRPr="001D0D70" w:rsidDel="00AF79B0">
          <w:rPr>
            <w:rFonts w:ascii="Times New Roman" w:hAnsi="Times New Roman"/>
            <w:sz w:val="24"/>
            <w:szCs w:val="24"/>
            <w:lang w:eastAsia="pt-BR"/>
          </w:rPr>
          <w:delText xml:space="preserve">é de aproximadamente 1 volt (referências), isso quer dizer que </w:delText>
        </w:r>
      </w:del>
      <w:r w:rsidRPr="001D0D70">
        <w:rPr>
          <w:rFonts w:ascii="Times New Roman" w:hAnsi="Times New Roman"/>
          <w:sz w:val="24"/>
          <w:szCs w:val="24"/>
          <w:lang w:eastAsia="pt-BR"/>
        </w:rPr>
        <w:t xml:space="preserve">quando </w:t>
      </w:r>
      <w:del w:id="319" w:author="Ygo Batista" w:date="2020-05-30T18:53:00Z">
        <w:r w:rsidRPr="001D0D70" w:rsidDel="00AF79B0">
          <w:rPr>
            <w:rFonts w:ascii="Times New Roman" w:hAnsi="Times New Roman"/>
            <w:sz w:val="24"/>
            <w:szCs w:val="24"/>
            <w:lang w:eastAsia="pt-BR"/>
          </w:rPr>
          <w:delText xml:space="preserve">ele </w:delText>
        </w:r>
      </w:del>
      <w:ins w:id="320" w:author="Ygo Batista" w:date="2020-05-30T18:53:00Z">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está conectado ao circuito e não existe nenhum campo magnético próximo, sua tensão de saída é de 2,25 </w:t>
      </w:r>
      <w:del w:id="321" w:author="Ygo Batista" w:date="2020-05-30T18:54:00Z">
        <w:r w:rsidRPr="001D0D70" w:rsidDel="00A3518A">
          <w:rPr>
            <w:rFonts w:ascii="Times New Roman" w:hAnsi="Times New Roman"/>
            <w:sz w:val="24"/>
            <w:szCs w:val="24"/>
            <w:lang w:eastAsia="pt-BR"/>
          </w:rPr>
          <w:delText>volts</w:delText>
        </w:r>
      </w:del>
      <w:ins w:id="322" w:author="Ygo Batista" w:date="2020-05-30T18:54:00Z">
        <w:r w:rsidR="00A3518A">
          <w:rPr>
            <w:rFonts w:ascii="Times New Roman" w:hAnsi="Times New Roman"/>
            <w:sz w:val="24"/>
            <w:szCs w:val="24"/>
            <w:lang w:eastAsia="pt-BR"/>
          </w:rPr>
          <w:t>V</w:t>
        </w:r>
      </w:ins>
      <w:ins w:id="323" w:author="Ygo Batista" w:date="2020-05-30T18:53:00Z">
        <w:r w:rsidR="00A3518A">
          <w:rPr>
            <w:rFonts w:ascii="Times New Roman" w:hAnsi="Times New Roman"/>
            <w:sz w:val="24"/>
            <w:szCs w:val="24"/>
            <w:lang w:eastAsia="pt-BR"/>
          </w:rPr>
          <w:t xml:space="preserve">. </w:t>
        </w:r>
      </w:ins>
      <w:ins w:id="324" w:author="Ygo Batista" w:date="2020-05-30T18:54:00Z">
        <w:r w:rsidR="00A3518A">
          <w:rPr>
            <w:rFonts w:ascii="Times New Roman" w:hAnsi="Times New Roman"/>
            <w:sz w:val="24"/>
            <w:szCs w:val="24"/>
            <w:lang w:eastAsia="pt-BR"/>
          </w:rPr>
          <w:t xml:space="preserve">Por outro lado, </w:t>
        </w:r>
      </w:ins>
      <w:del w:id="325" w:author="Ygo Batista" w:date="2020-05-30T18:54:00Z">
        <w:r w:rsidRPr="001D0D70" w:rsidDel="00A3518A">
          <w:rPr>
            <w:rFonts w:ascii="Times New Roman" w:hAnsi="Times New Roman"/>
            <w:sz w:val="24"/>
            <w:szCs w:val="24"/>
            <w:lang w:eastAsia="pt-BR"/>
          </w:rPr>
          <w:delText xml:space="preserve"> e </w:delText>
        </w:r>
      </w:del>
      <w:r w:rsidRPr="001D0D70">
        <w:rPr>
          <w:rFonts w:ascii="Times New Roman" w:hAnsi="Times New Roman"/>
          <w:sz w:val="24"/>
          <w:szCs w:val="24"/>
          <w:lang w:eastAsia="pt-BR"/>
        </w:rPr>
        <w:t xml:space="preserve">sua tensão na saturação </w:t>
      </w:r>
      <w:del w:id="326" w:author="Ygo Batista" w:date="2020-05-30T18:54:00Z">
        <w:r w:rsidRPr="001D0D70" w:rsidDel="00A3518A">
          <w:rPr>
            <w:rFonts w:ascii="Times New Roman" w:hAnsi="Times New Roman"/>
            <w:sz w:val="24"/>
            <w:szCs w:val="24"/>
            <w:lang w:eastAsia="pt-BR"/>
          </w:rPr>
          <w:delText xml:space="preserve">(medindo o máximo que o equipamento permite) </w:delText>
        </w:r>
      </w:del>
      <w:r w:rsidRPr="001D0D70">
        <w:rPr>
          <w:rFonts w:ascii="Times New Roman" w:hAnsi="Times New Roman"/>
          <w:sz w:val="24"/>
          <w:szCs w:val="24"/>
          <w:lang w:eastAsia="pt-BR"/>
        </w:rPr>
        <w:t xml:space="preserve">é de 3,1 </w:t>
      </w:r>
      <w:del w:id="327" w:author="Ygo Batista" w:date="2020-05-30T18:54:00Z">
        <w:r w:rsidRPr="001D0D70" w:rsidDel="00A3518A">
          <w:rPr>
            <w:rFonts w:ascii="Times New Roman" w:hAnsi="Times New Roman"/>
            <w:sz w:val="24"/>
            <w:szCs w:val="24"/>
            <w:lang w:eastAsia="pt-BR"/>
          </w:rPr>
          <w:delText>volts</w:delText>
        </w:r>
      </w:del>
      <w:ins w:id="328" w:author="Ygo Batista" w:date="2020-05-30T18:54:00Z">
        <w:r w:rsidR="00A3518A">
          <w:rPr>
            <w:rFonts w:ascii="Times New Roman" w:hAnsi="Times New Roman"/>
            <w:sz w:val="24"/>
            <w:szCs w:val="24"/>
            <w:lang w:eastAsia="pt-BR"/>
          </w:rPr>
          <w:t>V</w:t>
        </w:r>
      </w:ins>
      <w:r w:rsidRPr="001D0D70">
        <w:rPr>
          <w:rFonts w:ascii="Times New Roman" w:hAnsi="Times New Roman"/>
          <w:sz w:val="24"/>
          <w:szCs w:val="24"/>
          <w:lang w:eastAsia="pt-BR"/>
        </w:rPr>
        <w:t>. Um dos amplificadores operacionais</w:t>
      </w:r>
      <w:ins w:id="329" w:author="Ygo Batista" w:date="2020-05-30T18:55:00Z">
        <w:r w:rsidR="00102052">
          <w:rPr>
            <w:rFonts w:ascii="Times New Roman" w:hAnsi="Times New Roman"/>
            <w:sz w:val="24"/>
            <w:szCs w:val="24"/>
            <w:lang w:eastAsia="pt-BR"/>
          </w:rPr>
          <w:t xml:space="preserve"> (AOP)</w:t>
        </w:r>
      </w:ins>
      <w:r w:rsidRPr="001D0D70">
        <w:rPr>
          <w:rFonts w:ascii="Times New Roman" w:hAnsi="Times New Roman"/>
          <w:sz w:val="24"/>
          <w:szCs w:val="24"/>
          <w:lang w:eastAsia="pt-BR"/>
        </w:rPr>
        <w:t xml:space="preserve"> do CI LM324N</w:t>
      </w:r>
      <w:ins w:id="330" w:author="Ygo Batista" w:date="2020-05-30T18:54:00Z">
        <w:r w:rsidR="00102052">
          <w:rPr>
            <w:rFonts w:ascii="Times New Roman" w:hAnsi="Times New Roman"/>
            <w:sz w:val="24"/>
            <w:szCs w:val="24"/>
            <w:lang w:eastAsia="pt-BR"/>
          </w:rPr>
          <w:t xml:space="preserve"> (o qual possui quatro </w:t>
        </w:r>
      </w:ins>
      <w:ins w:id="331" w:author="Ygo Batista" w:date="2020-05-30T18:55:00Z">
        <w:r w:rsidR="00102052">
          <w:rPr>
            <w:rFonts w:ascii="Times New Roman" w:hAnsi="Times New Roman"/>
            <w:sz w:val="24"/>
            <w:szCs w:val="24"/>
            <w:lang w:eastAsia="pt-BR"/>
          </w:rPr>
          <w:t>AOP</w:t>
        </w:r>
      </w:ins>
      <w:ins w:id="332" w:author="Ygo Batista" w:date="2020-05-30T18:54:00Z">
        <w:r w:rsidR="00102052">
          <w:rPr>
            <w:rFonts w:ascii="Times New Roman" w:hAnsi="Times New Roman"/>
            <w:sz w:val="24"/>
            <w:szCs w:val="24"/>
            <w:lang w:eastAsia="pt-BR"/>
          </w:rPr>
          <w:t xml:space="preserve"> internamente)</w:t>
        </w:r>
      </w:ins>
      <w:r w:rsidRPr="001D0D70">
        <w:rPr>
          <w:rFonts w:ascii="Times New Roman" w:hAnsi="Times New Roman"/>
          <w:sz w:val="24"/>
          <w:szCs w:val="24"/>
          <w:lang w:eastAsia="pt-BR"/>
        </w:rPr>
        <w:t xml:space="preserve"> foi usado para subtrair a tensão de saída do sensor Hall de uma tensão de referência</w:t>
      </w:r>
      <w:ins w:id="333" w:author="Ygo Batista" w:date="2020-05-30T18:55:00Z">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334" w:author="Ygo Batista" w:date="2020-05-30T18:55:00Z">
        <w:r w:rsidRPr="001D0D70" w:rsidDel="004E71ED">
          <w:rPr>
            <w:rFonts w:ascii="Times New Roman" w:hAnsi="Times New Roman"/>
            <w:sz w:val="24"/>
            <w:szCs w:val="24"/>
            <w:lang w:eastAsia="pt-BR"/>
          </w:rPr>
          <w:delText xml:space="preserve">que foi definida para ser </w:delText>
        </w:r>
      </w:del>
      <w:r w:rsidRPr="001D0D70">
        <w:rPr>
          <w:rFonts w:ascii="Times New Roman" w:hAnsi="Times New Roman"/>
          <w:sz w:val="24"/>
          <w:szCs w:val="24"/>
          <w:lang w:eastAsia="pt-BR"/>
        </w:rPr>
        <w:t>igual a tensão mínima do sensor</w:t>
      </w:r>
      <w:ins w:id="335" w:author="Ygo Batista" w:date="2020-05-30T18:55:00Z">
        <w:r w:rsidR="004E71ED">
          <w:rPr>
            <w:rFonts w:ascii="Times New Roman" w:hAnsi="Times New Roman"/>
            <w:sz w:val="24"/>
            <w:szCs w:val="24"/>
            <w:lang w:eastAsia="pt-BR"/>
          </w:rPr>
          <w:t xml:space="preserve">. </w:t>
        </w:r>
      </w:ins>
      <w:del w:id="336" w:author="Ygo Batista" w:date="2020-05-30T18:56:00Z">
        <w:r w:rsidRPr="001D0D70" w:rsidDel="004E71ED">
          <w:rPr>
            <w:rFonts w:ascii="Times New Roman" w:hAnsi="Times New Roman"/>
            <w:sz w:val="24"/>
            <w:szCs w:val="24"/>
            <w:lang w:eastAsia="pt-BR"/>
          </w:rPr>
          <w:delText>, a</w:delText>
        </w:r>
      </w:del>
      <w:ins w:id="337" w:author="Ygo Batista" w:date="2020-05-30T18:56:00Z">
        <w:r w:rsidR="004E71ED">
          <w:rPr>
            <w:rFonts w:ascii="Times New Roman" w:hAnsi="Times New Roman"/>
            <w:sz w:val="24"/>
            <w:szCs w:val="24"/>
            <w:lang w:eastAsia="pt-BR"/>
          </w:rPr>
          <w:t>A</w:t>
        </w:r>
      </w:ins>
      <w:r w:rsidRPr="001D0D70">
        <w:rPr>
          <w:rFonts w:ascii="Times New Roman" w:hAnsi="Times New Roman"/>
          <w:sz w:val="24"/>
          <w:szCs w:val="24"/>
          <w:lang w:eastAsia="pt-BR"/>
        </w:rPr>
        <w:t>ssim</w:t>
      </w:r>
      <w:ins w:id="338" w:author="Ygo Batista" w:date="2020-05-30T18:56:00Z">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ins>
      <w:ins w:id="339" w:author="Ygo Batista" w:date="2020-05-30T18:57:00Z">
        <w:r w:rsidR="001801BB">
          <w:rPr>
            <w:rFonts w:ascii="Times New Roman" w:hAnsi="Times New Roman"/>
            <w:sz w:val="24"/>
            <w:szCs w:val="24"/>
            <w:lang w:eastAsia="pt-BR"/>
          </w:rPr>
          <w:t>Gauss</w:t>
        </w:r>
      </w:ins>
      <w:ins w:id="340" w:author="Ygo Batista" w:date="2020-05-30T18:56:00Z">
        <w:r w:rsidR="004F2871">
          <w:rPr>
            <w:rFonts w:ascii="Times New Roman" w:hAnsi="Times New Roman"/>
            <w:sz w:val="24"/>
            <w:szCs w:val="24"/>
            <w:lang w:eastAsia="pt-BR"/>
          </w:rPr>
          <w:t>.</w:t>
        </w:r>
      </w:ins>
      <w:del w:id="341" w:author="Ygo Batista" w:date="2020-05-30T18:57:00Z">
        <w:r w:rsidRPr="001D0D70" w:rsidDel="009C025C">
          <w:rPr>
            <w:rFonts w:ascii="Times New Roman" w:hAnsi="Times New Roman"/>
            <w:sz w:val="24"/>
            <w:szCs w:val="24"/>
            <w:lang w:eastAsia="pt-BR"/>
          </w:rPr>
          <w:delText xml:space="preserve"> houve acesso somente as variações de tensão, facilitando a visualização das pequenas mudanças do campo magnético. </w:delText>
        </w:r>
      </w:del>
      <w:ins w:id="342" w:author="Ygo Batista" w:date="2020-05-30T18:57:00Z">
        <w:r w:rsidR="009C025C">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O CI LM3914N, que foi utilizado como </w:t>
      </w:r>
      <w:r w:rsidRPr="001D0D70">
        <w:rPr>
          <w:rFonts w:ascii="Times New Roman" w:hAnsi="Times New Roman"/>
          <w:sz w:val="24"/>
          <w:szCs w:val="24"/>
          <w:lang w:eastAsia="pt-BR"/>
        </w:rPr>
        <w:lastRenderedPageBreak/>
        <w:t>comparador e acionador da barra LEDs</w:t>
      </w:r>
      <w:ins w:id="343" w:author="Ygo Batista" w:date="2020-05-30T18:57:00Z">
        <w:r w:rsidR="009C025C">
          <w:rPr>
            <w:rFonts w:ascii="Times New Roman" w:hAnsi="Times New Roman"/>
            <w:sz w:val="24"/>
            <w:szCs w:val="24"/>
            <w:lang w:eastAsia="pt-BR"/>
          </w:rPr>
          <w:t>,</w:t>
        </w:r>
      </w:ins>
      <w:r w:rsidRPr="001D0D70">
        <w:rPr>
          <w:rFonts w:ascii="Times New Roman" w:hAnsi="Times New Roman"/>
          <w:sz w:val="24"/>
          <w:szCs w:val="24"/>
          <w:lang w:eastAsia="pt-BR"/>
        </w:rPr>
        <w:t xml:space="preserve"> necessita</w:t>
      </w:r>
      <w:del w:id="344" w:author="Ygo Batista" w:date="2020-05-30T18:57:00Z">
        <w:r w:rsidRPr="001D0D70" w:rsidDel="009C025C">
          <w:rPr>
            <w:rFonts w:ascii="Times New Roman" w:hAnsi="Times New Roman"/>
            <w:sz w:val="24"/>
            <w:szCs w:val="24"/>
            <w:lang w:eastAsia="pt-BR"/>
          </w:rPr>
          <w:delText>va</w:delText>
        </w:r>
      </w:del>
      <w:r w:rsidRPr="001D0D70">
        <w:rPr>
          <w:rFonts w:ascii="Times New Roman" w:hAnsi="Times New Roman"/>
          <w:sz w:val="24"/>
          <w:szCs w:val="24"/>
          <w:lang w:eastAsia="pt-BR"/>
        </w:rPr>
        <w:t xml:space="preserve"> de tensões maiores que as que saem d</w:t>
      </w:r>
      <w:del w:id="345" w:author="Ygo Batista" w:date="2020-05-30T18:57:00Z">
        <w:r w:rsidRPr="001D0D70" w:rsidDel="009C025C">
          <w:rPr>
            <w:rFonts w:ascii="Times New Roman" w:hAnsi="Times New Roman"/>
            <w:sz w:val="24"/>
            <w:szCs w:val="24"/>
            <w:lang w:eastAsia="pt-BR"/>
          </w:rPr>
          <w:delText>este</w:delText>
        </w:r>
      </w:del>
      <w:ins w:id="346" w:author="Ygo Batista" w:date="2020-05-30T18:57:00Z">
        <w:r w:rsidR="009C025C">
          <w:rPr>
            <w:rFonts w:ascii="Times New Roman" w:hAnsi="Times New Roman"/>
            <w:sz w:val="24"/>
            <w:szCs w:val="24"/>
            <w:lang w:eastAsia="pt-BR"/>
          </w:rPr>
          <w:t>o</w:t>
        </w:r>
      </w:ins>
      <w:r w:rsidRPr="001D0D70">
        <w:rPr>
          <w:rFonts w:ascii="Times New Roman" w:hAnsi="Times New Roman"/>
          <w:sz w:val="24"/>
          <w:szCs w:val="24"/>
          <w:lang w:eastAsia="pt-BR"/>
        </w:rPr>
        <w:t xml:space="preserve"> circuito subtrator</w:t>
      </w:r>
      <w:del w:id="347" w:author="Ygo Batista" w:date="2020-05-30T18:58:00Z">
        <w:r w:rsidRPr="001D0D70" w:rsidDel="00B02414">
          <w:rPr>
            <w:rFonts w:ascii="Times New Roman" w:hAnsi="Times New Roman"/>
            <w:sz w:val="24"/>
            <w:szCs w:val="24"/>
            <w:lang w:eastAsia="pt-BR"/>
          </w:rPr>
          <w:delText xml:space="preserve"> para poder ter uma maior precisão</w:delText>
        </w:r>
      </w:del>
      <w:r w:rsidRPr="001D0D70">
        <w:rPr>
          <w:rFonts w:ascii="Times New Roman" w:hAnsi="Times New Roman"/>
          <w:sz w:val="24"/>
          <w:szCs w:val="24"/>
          <w:lang w:eastAsia="pt-BR"/>
        </w:rPr>
        <w:t xml:space="preserve">, por isso um outro </w:t>
      </w:r>
      <w:del w:id="348" w:author="Ygo Batista" w:date="2020-05-30T18:58:00Z">
        <w:r w:rsidRPr="001D0D70" w:rsidDel="00B02414">
          <w:rPr>
            <w:rFonts w:ascii="Times New Roman" w:hAnsi="Times New Roman"/>
            <w:sz w:val="24"/>
            <w:szCs w:val="24"/>
            <w:lang w:eastAsia="pt-BR"/>
          </w:rPr>
          <w:delText>amplificador operacional</w:delText>
        </w:r>
      </w:del>
      <w:ins w:id="349" w:author="Ygo Batista" w:date="2020-05-30T18:58:00Z">
        <w:r w:rsidR="00B02414">
          <w:rPr>
            <w:rFonts w:ascii="Times New Roman" w:hAnsi="Times New Roman"/>
            <w:sz w:val="24"/>
            <w:szCs w:val="24"/>
            <w:lang w:eastAsia="pt-BR"/>
          </w:rPr>
          <w:t>AOP</w:t>
        </w:r>
      </w:ins>
      <w:r w:rsidRPr="001D0D70">
        <w:rPr>
          <w:rFonts w:ascii="Times New Roman" w:hAnsi="Times New Roman"/>
          <w:sz w:val="24"/>
          <w:szCs w:val="24"/>
          <w:lang w:eastAsia="pt-BR"/>
        </w:rPr>
        <w:t xml:space="preserve"> </w:t>
      </w:r>
      <w:del w:id="350" w:author="Ygo Batista" w:date="2020-05-30T18:58:00Z">
        <w:r w:rsidRPr="001D0D70" w:rsidDel="00B02414">
          <w:rPr>
            <w:rFonts w:ascii="Times New Roman" w:hAnsi="Times New Roman"/>
            <w:sz w:val="24"/>
            <w:szCs w:val="24"/>
            <w:lang w:eastAsia="pt-BR"/>
          </w:rPr>
          <w:delText>(</w:delText>
        </w:r>
      </w:del>
      <w:ins w:id="351" w:author="Ygo Batista" w:date="2020-05-30T18:58:00Z">
        <w:r w:rsidR="00B02414">
          <w:rPr>
            <w:rFonts w:ascii="Times New Roman" w:hAnsi="Times New Roman"/>
            <w:sz w:val="24"/>
            <w:szCs w:val="24"/>
            <w:lang w:eastAsia="pt-BR"/>
          </w:rPr>
          <w:t xml:space="preserve">do </w:t>
        </w:r>
      </w:ins>
      <w:r w:rsidRPr="001D0D70">
        <w:rPr>
          <w:rFonts w:ascii="Times New Roman" w:hAnsi="Times New Roman"/>
          <w:sz w:val="24"/>
          <w:szCs w:val="24"/>
          <w:lang w:eastAsia="pt-BR"/>
        </w:rPr>
        <w:t>LM324N</w:t>
      </w:r>
      <w:del w:id="352" w:author="Ygo Batista" w:date="2020-05-30T18:58:00Z">
        <w:r w:rsidRPr="001D0D70" w:rsidDel="00B02414">
          <w:rPr>
            <w:rFonts w:ascii="Times New Roman" w:hAnsi="Times New Roman"/>
            <w:sz w:val="24"/>
            <w:szCs w:val="24"/>
            <w:lang w:eastAsia="pt-BR"/>
          </w:rPr>
          <w:delText>)</w:delText>
        </w:r>
      </w:del>
      <w:r w:rsidRPr="001D0D70">
        <w:rPr>
          <w:rFonts w:ascii="Times New Roman" w:hAnsi="Times New Roman"/>
          <w:sz w:val="24"/>
          <w:szCs w:val="24"/>
          <w:lang w:eastAsia="pt-BR"/>
        </w:rPr>
        <w:t xml:space="preserve"> foi configurado para </w:t>
      </w:r>
      <w:del w:id="353" w:author="Ygo Batista" w:date="2020-05-30T18:58:00Z">
        <w:r w:rsidRPr="001D0D70" w:rsidDel="00B02414">
          <w:rPr>
            <w:rFonts w:ascii="Times New Roman" w:hAnsi="Times New Roman"/>
            <w:sz w:val="24"/>
            <w:szCs w:val="24"/>
            <w:lang w:eastAsia="pt-BR"/>
          </w:rPr>
          <w:delText xml:space="preserve">aumentar </w:delText>
        </w:r>
      </w:del>
      <w:ins w:id="354" w:author="Ygo Batista" w:date="2020-05-30T18:58:00Z">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ins>
      <w:del w:id="355" w:author="Ygo Batista" w:date="2020-05-30T18:58:00Z">
        <w:r w:rsidRPr="001D0D70" w:rsidDel="00B02414">
          <w:rPr>
            <w:rFonts w:ascii="Times New Roman" w:hAnsi="Times New Roman"/>
            <w:sz w:val="24"/>
            <w:szCs w:val="24"/>
            <w:lang w:eastAsia="pt-BR"/>
          </w:rPr>
          <w:delText>essa tensão</w:delText>
        </w:r>
      </w:del>
      <w:ins w:id="356" w:author="Ygo Batista" w:date="2020-05-30T18:58:00Z">
        <w:r w:rsidR="00B02414">
          <w:rPr>
            <w:rFonts w:ascii="Times New Roman" w:hAnsi="Times New Roman"/>
            <w:sz w:val="24"/>
            <w:szCs w:val="24"/>
            <w:lang w:eastAsia="pt-BR"/>
          </w:rPr>
          <w:t>a tensão da saída do subtrator</w:t>
        </w:r>
      </w:ins>
      <w:r w:rsidRPr="001D0D70">
        <w:rPr>
          <w:rFonts w:ascii="Times New Roman" w:hAnsi="Times New Roman"/>
          <w:sz w:val="24"/>
          <w:szCs w:val="24"/>
          <w:lang w:eastAsia="pt-BR"/>
        </w:rPr>
        <w:t>.</w:t>
      </w:r>
    </w:p>
    <w:p w14:paraId="6D3AD360" w14:textId="3425F7C3" w:rsidR="001D0D70" w:rsidRPr="001D0D70" w:rsidDel="00B02414" w:rsidRDefault="001D0D70" w:rsidP="001D0D70">
      <w:pPr>
        <w:tabs>
          <w:tab w:val="left" w:pos="426"/>
        </w:tabs>
        <w:spacing w:after="0" w:line="240" w:lineRule="auto"/>
        <w:jc w:val="both"/>
        <w:rPr>
          <w:del w:id="357" w:author="Ygo Batista" w:date="2020-05-30T18:58:00Z"/>
          <w:rFonts w:ascii="Times New Roman" w:hAnsi="Times New Roman"/>
          <w:sz w:val="24"/>
          <w:szCs w:val="24"/>
          <w:lang w:eastAsia="pt-BR"/>
        </w:rPr>
      </w:pPr>
    </w:p>
    <w:p w14:paraId="6D3AD361" w14:textId="2F9ECF55" w:rsidR="00543BCB" w:rsidDel="00B02414" w:rsidRDefault="00543BCB" w:rsidP="001D0D70">
      <w:pPr>
        <w:tabs>
          <w:tab w:val="left" w:pos="426"/>
        </w:tabs>
        <w:spacing w:after="0" w:line="240" w:lineRule="auto"/>
        <w:jc w:val="both"/>
        <w:rPr>
          <w:del w:id="358" w:author="Ygo Batista" w:date="2020-05-30T18:58:00Z"/>
          <w:rFonts w:ascii="Times New Roman" w:hAnsi="Times New Roman"/>
          <w:sz w:val="24"/>
          <w:szCs w:val="24"/>
          <w:lang w:eastAsia="pt-BR"/>
        </w:rPr>
      </w:pPr>
    </w:p>
    <w:p w14:paraId="6D3AD362" w14:textId="7A84B20A" w:rsidR="00543BCB" w:rsidDel="00B02414" w:rsidRDefault="00543BCB" w:rsidP="001D0D70">
      <w:pPr>
        <w:tabs>
          <w:tab w:val="left" w:pos="426"/>
        </w:tabs>
        <w:spacing w:after="0" w:line="240" w:lineRule="auto"/>
        <w:jc w:val="both"/>
        <w:rPr>
          <w:del w:id="359" w:author="Ygo Batista" w:date="2020-05-30T18:58:00Z"/>
          <w:rFonts w:ascii="Times New Roman" w:hAnsi="Times New Roman"/>
          <w:sz w:val="24"/>
          <w:szCs w:val="24"/>
          <w:lang w:eastAsia="pt-BR"/>
        </w:rPr>
      </w:pPr>
    </w:p>
    <w:p w14:paraId="6D3AD363" w14:textId="4FAF1262" w:rsidR="00543BCB" w:rsidDel="00B02414" w:rsidRDefault="00543BCB" w:rsidP="001D0D70">
      <w:pPr>
        <w:tabs>
          <w:tab w:val="left" w:pos="426"/>
        </w:tabs>
        <w:spacing w:after="0" w:line="240" w:lineRule="auto"/>
        <w:jc w:val="both"/>
        <w:rPr>
          <w:del w:id="360" w:author="Ygo Batista" w:date="2020-05-30T18:58:00Z"/>
          <w:rFonts w:ascii="Times New Roman" w:hAnsi="Times New Roman"/>
          <w:sz w:val="24"/>
          <w:szCs w:val="24"/>
          <w:lang w:eastAsia="pt-BR"/>
        </w:rPr>
      </w:pPr>
    </w:p>
    <w:p w14:paraId="6D3AD364" w14:textId="0A61110C" w:rsidR="00543BCB" w:rsidDel="00B02414" w:rsidRDefault="00543BCB" w:rsidP="001D0D70">
      <w:pPr>
        <w:tabs>
          <w:tab w:val="left" w:pos="426"/>
        </w:tabs>
        <w:spacing w:after="0" w:line="240" w:lineRule="auto"/>
        <w:jc w:val="both"/>
        <w:rPr>
          <w:del w:id="361" w:author="Ygo Batista" w:date="2020-05-30T18:58:00Z"/>
          <w:rFonts w:ascii="Times New Roman" w:hAnsi="Times New Roman"/>
          <w:sz w:val="24"/>
          <w:szCs w:val="24"/>
          <w:lang w:eastAsia="pt-BR"/>
        </w:rPr>
      </w:pPr>
    </w:p>
    <w:p w14:paraId="6D3AD365" w14:textId="48D7ABDC" w:rsidR="00543BCB" w:rsidDel="00B02414" w:rsidRDefault="00543BCB" w:rsidP="001D0D70">
      <w:pPr>
        <w:tabs>
          <w:tab w:val="left" w:pos="426"/>
        </w:tabs>
        <w:spacing w:after="0" w:line="240" w:lineRule="auto"/>
        <w:jc w:val="both"/>
        <w:rPr>
          <w:del w:id="362" w:author="Ygo Batista" w:date="2020-05-30T18:58:00Z"/>
          <w:rFonts w:ascii="Times New Roman" w:hAnsi="Times New Roman"/>
          <w:sz w:val="24"/>
          <w:szCs w:val="24"/>
          <w:lang w:eastAsia="pt-BR"/>
        </w:rPr>
      </w:pPr>
    </w:p>
    <w:p w14:paraId="6D3AD366" w14:textId="14E90119" w:rsidR="00543BCB" w:rsidDel="00B02414" w:rsidRDefault="00543BCB" w:rsidP="001D0D70">
      <w:pPr>
        <w:tabs>
          <w:tab w:val="left" w:pos="426"/>
        </w:tabs>
        <w:spacing w:after="0" w:line="240" w:lineRule="auto"/>
        <w:jc w:val="both"/>
        <w:rPr>
          <w:del w:id="363" w:author="Ygo Batista" w:date="2020-05-30T18:58:00Z"/>
          <w:rFonts w:ascii="Times New Roman" w:hAnsi="Times New Roman"/>
          <w:sz w:val="24"/>
          <w:szCs w:val="24"/>
          <w:lang w:eastAsia="pt-BR"/>
        </w:rPr>
      </w:pPr>
    </w:p>
    <w:p w14:paraId="6D3AD367" w14:textId="49DBDE52" w:rsidR="00543BCB" w:rsidDel="00B02414" w:rsidRDefault="00543BCB" w:rsidP="001D0D70">
      <w:pPr>
        <w:tabs>
          <w:tab w:val="left" w:pos="426"/>
        </w:tabs>
        <w:spacing w:after="0" w:line="240" w:lineRule="auto"/>
        <w:jc w:val="both"/>
        <w:rPr>
          <w:del w:id="364" w:author="Ygo Batista" w:date="2020-05-30T18:58:00Z"/>
          <w:rFonts w:ascii="Times New Roman" w:hAnsi="Times New Roman"/>
          <w:sz w:val="24"/>
          <w:szCs w:val="24"/>
          <w:lang w:eastAsia="pt-BR"/>
        </w:rPr>
      </w:pPr>
    </w:p>
    <w:p w14:paraId="6D3AD368" w14:textId="12ECB926" w:rsidR="00543BCB" w:rsidDel="00B02414" w:rsidRDefault="00543BCB" w:rsidP="001D0D70">
      <w:pPr>
        <w:tabs>
          <w:tab w:val="left" w:pos="426"/>
        </w:tabs>
        <w:spacing w:after="0" w:line="240" w:lineRule="auto"/>
        <w:jc w:val="both"/>
        <w:rPr>
          <w:del w:id="365" w:author="Ygo Batista" w:date="2020-05-30T18:58:00Z"/>
          <w:rFonts w:ascii="Times New Roman" w:hAnsi="Times New Roman"/>
          <w:sz w:val="24"/>
          <w:szCs w:val="24"/>
          <w:lang w:eastAsia="pt-BR"/>
        </w:rPr>
      </w:pPr>
    </w:p>
    <w:p w14:paraId="6D3AD369" w14:textId="1E87939D" w:rsidR="00543BCB" w:rsidDel="00B02414" w:rsidRDefault="00543BCB" w:rsidP="001D0D70">
      <w:pPr>
        <w:tabs>
          <w:tab w:val="left" w:pos="426"/>
        </w:tabs>
        <w:spacing w:after="0" w:line="240" w:lineRule="auto"/>
        <w:jc w:val="both"/>
        <w:rPr>
          <w:del w:id="366" w:author="Ygo Batista" w:date="2020-05-30T18:58:00Z"/>
          <w:rFonts w:ascii="Times New Roman" w:hAnsi="Times New Roman"/>
          <w:sz w:val="24"/>
          <w:szCs w:val="24"/>
          <w:lang w:eastAsia="pt-BR"/>
        </w:rPr>
      </w:pPr>
    </w:p>
    <w:p w14:paraId="6D3AD36A" w14:textId="5236B956" w:rsidR="00543BCB" w:rsidDel="00B02414" w:rsidRDefault="00543BCB" w:rsidP="001D0D70">
      <w:pPr>
        <w:tabs>
          <w:tab w:val="left" w:pos="426"/>
        </w:tabs>
        <w:spacing w:after="0" w:line="240" w:lineRule="auto"/>
        <w:jc w:val="both"/>
        <w:rPr>
          <w:del w:id="367" w:author="Ygo Batista" w:date="2020-05-30T18:58:00Z"/>
          <w:rFonts w:ascii="Times New Roman" w:hAnsi="Times New Roman"/>
          <w:sz w:val="24"/>
          <w:szCs w:val="24"/>
          <w:lang w:eastAsia="pt-BR"/>
        </w:rPr>
      </w:pPr>
    </w:p>
    <w:p w14:paraId="6D3AD36B" w14:textId="18710724" w:rsidR="00543BCB" w:rsidDel="00B02414" w:rsidRDefault="00543BCB" w:rsidP="001D0D70">
      <w:pPr>
        <w:tabs>
          <w:tab w:val="left" w:pos="426"/>
        </w:tabs>
        <w:spacing w:after="0" w:line="240" w:lineRule="auto"/>
        <w:jc w:val="both"/>
        <w:rPr>
          <w:del w:id="368" w:author="Ygo Batista" w:date="2020-05-30T18:58:00Z"/>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pPr>
        <w:tabs>
          <w:tab w:val="left" w:pos="426"/>
        </w:tabs>
        <w:spacing w:after="0" w:line="240" w:lineRule="auto"/>
        <w:jc w:val="center"/>
        <w:rPr>
          <w:rFonts w:ascii="Times New Roman" w:hAnsi="Times New Roman"/>
          <w:sz w:val="20"/>
          <w:szCs w:val="20"/>
          <w:lang w:eastAsia="pt-BR"/>
        </w:rPr>
        <w:pPrChange w:id="369" w:author="Ygo Batista" w:date="2020-05-30T18:59:00Z">
          <w:pPr>
            <w:tabs>
              <w:tab w:val="left" w:pos="426"/>
            </w:tabs>
            <w:spacing w:after="0" w:line="240" w:lineRule="auto"/>
          </w:pPr>
        </w:pPrChange>
      </w:pPr>
      <w:r w:rsidRPr="00543BCB">
        <w:rPr>
          <w:rFonts w:ascii="Times New Roman" w:hAnsi="Times New Roman"/>
          <w:sz w:val="20"/>
          <w:szCs w:val="20"/>
          <w:lang w:eastAsia="pt-BR"/>
        </w:rPr>
        <w:t xml:space="preserve">Fonte: </w:t>
      </w:r>
      <w:commentRangeStart w:id="370"/>
      <w:r w:rsidRPr="00543BCB">
        <w:rPr>
          <w:rFonts w:ascii="Times New Roman" w:hAnsi="Times New Roman"/>
          <w:sz w:val="20"/>
          <w:szCs w:val="20"/>
          <w:lang w:eastAsia="pt-BR"/>
        </w:rPr>
        <w:t>Própria</w:t>
      </w:r>
      <w:commentRangeEnd w:id="370"/>
      <w:r w:rsidR="00B02414">
        <w:rPr>
          <w:rStyle w:val="Refdecomentrio"/>
        </w:rPr>
        <w:commentReference w:id="370"/>
      </w:r>
      <w:r w:rsidRPr="00543BCB">
        <w:rPr>
          <w:rFonts w:ascii="Times New Roman" w:hAnsi="Times New Roman"/>
          <w:sz w:val="20"/>
          <w:szCs w:val="20"/>
          <w:lang w:eastAsia="pt-BR"/>
        </w:rPr>
        <w:t xml:space="preserve">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5A81E079"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Figura 2, pode-se notar que a fonte CC possui um valor de 4,2 </w:t>
      </w:r>
      <w:del w:id="371" w:author="Ygo Batista" w:date="2020-05-30T19:06:00Z">
        <w:r w:rsidR="001D0D70" w:rsidRPr="001D0D70" w:rsidDel="007653D7">
          <w:rPr>
            <w:rFonts w:ascii="Times New Roman" w:hAnsi="Times New Roman"/>
            <w:sz w:val="24"/>
            <w:szCs w:val="24"/>
            <w:lang w:eastAsia="pt-BR"/>
          </w:rPr>
          <w:delText xml:space="preserve">volts </w:delText>
        </w:r>
      </w:del>
      <w:ins w:id="372" w:author="Ygo Batista" w:date="2020-05-30T19:06:00Z">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 xml:space="preserve">e está conectada a um divisor de tensão, a fim de obter precisamente 2,25 </w:t>
      </w:r>
      <w:del w:id="373" w:author="Ygo Batista" w:date="2020-05-30T19:06:00Z">
        <w:r w:rsidR="001D0D70" w:rsidRPr="001D0D70" w:rsidDel="007653D7">
          <w:rPr>
            <w:rFonts w:ascii="Times New Roman" w:hAnsi="Times New Roman"/>
            <w:sz w:val="24"/>
            <w:szCs w:val="24"/>
            <w:lang w:eastAsia="pt-BR"/>
          </w:rPr>
          <w:delText>volts</w:delText>
        </w:r>
      </w:del>
      <w:ins w:id="374" w:author="Ygo Batista" w:date="2020-05-30T19:06:00Z">
        <w:r w:rsidR="007653D7">
          <w:rPr>
            <w:rFonts w:ascii="Times New Roman" w:hAnsi="Times New Roman"/>
            <w:sz w:val="24"/>
            <w:szCs w:val="24"/>
            <w:lang w:eastAsia="pt-BR"/>
          </w:rPr>
          <w:t>V</w:t>
        </w:r>
      </w:ins>
      <w:ins w:id="375" w:author="Ygo Batista" w:date="2020-05-30T19:00:00Z">
        <w:r w:rsidR="00510602">
          <w:rPr>
            <w:rFonts w:ascii="Times New Roman" w:hAnsi="Times New Roman"/>
            <w:sz w:val="24"/>
            <w:szCs w:val="24"/>
            <w:lang w:eastAsia="pt-BR"/>
          </w:rPr>
          <w:t xml:space="preserve">, que é a tensão de referência utilizada </w:t>
        </w:r>
      </w:ins>
      <w:del w:id="376" w:author="Ygo Batista" w:date="2020-05-30T19:00:00Z">
        <w:r w:rsidR="001D0D70" w:rsidRPr="001D0D70" w:rsidDel="00510602">
          <w:rPr>
            <w:rFonts w:ascii="Times New Roman" w:hAnsi="Times New Roman"/>
            <w:sz w:val="24"/>
            <w:szCs w:val="24"/>
            <w:lang w:eastAsia="pt-BR"/>
          </w:rPr>
          <w:delText xml:space="preserve"> para alimentar uma das entradas do</w:delText>
        </w:r>
      </w:del>
      <w:ins w:id="377" w:author="Ygo Batista" w:date="2020-05-30T19:00:00Z">
        <w:r w:rsidR="00510602">
          <w:rPr>
            <w:rFonts w:ascii="Times New Roman" w:hAnsi="Times New Roman"/>
            <w:sz w:val="24"/>
            <w:szCs w:val="24"/>
            <w:lang w:eastAsia="pt-BR"/>
          </w:rPr>
          <w:t>no</w:t>
        </w:r>
      </w:ins>
      <w:r w:rsidR="001D0D70" w:rsidRPr="001D0D70">
        <w:rPr>
          <w:rFonts w:ascii="Times New Roman" w:hAnsi="Times New Roman"/>
          <w:sz w:val="24"/>
          <w:szCs w:val="24"/>
          <w:lang w:eastAsia="pt-BR"/>
        </w:rPr>
        <w:t xml:space="preserve"> circuito subtrator</w:t>
      </w:r>
      <w:del w:id="378" w:author="Ygo Batista" w:date="2020-05-30T19:00:00Z">
        <w:r w:rsidR="001D0D70" w:rsidRPr="001D0D70" w:rsidDel="00510602">
          <w:rPr>
            <w:rFonts w:ascii="Times New Roman" w:hAnsi="Times New Roman"/>
            <w:sz w:val="24"/>
            <w:szCs w:val="24"/>
            <w:lang w:eastAsia="pt-BR"/>
          </w:rPr>
          <w:delText>, sem a necessidade de adicionar mais fontes ao circuito, assim diminuindo o número de equipamentos utilizados</w:delText>
        </w:r>
      </w:del>
      <w:r w:rsidR="001D0D70" w:rsidRPr="001D0D70">
        <w:rPr>
          <w:rFonts w:ascii="Times New Roman" w:hAnsi="Times New Roman"/>
          <w:sz w:val="24"/>
          <w:szCs w:val="24"/>
          <w:lang w:eastAsia="pt-BR"/>
        </w:rPr>
        <w:t xml:space="preserve">. Em seguida, um </w:t>
      </w:r>
      <w:del w:id="379" w:author="Ygo Batista" w:date="2020-05-30T19:01:00Z">
        <w:r w:rsidR="001D0D70" w:rsidRPr="001D0D70" w:rsidDel="0020404F">
          <w:rPr>
            <w:rFonts w:ascii="Times New Roman" w:hAnsi="Times New Roman"/>
            <w:sz w:val="24"/>
            <w:szCs w:val="24"/>
            <w:lang w:eastAsia="pt-BR"/>
          </w:rPr>
          <w:delText>amplificador operacional</w:delText>
        </w:r>
      </w:del>
      <w:ins w:id="380" w:author="Ygo Batista" w:date="2020-05-30T19:01:00Z">
        <w:r w:rsidR="0020404F">
          <w:rPr>
            <w:rFonts w:ascii="Times New Roman" w:hAnsi="Times New Roman"/>
            <w:sz w:val="24"/>
            <w:szCs w:val="24"/>
            <w:lang w:eastAsia="pt-BR"/>
          </w:rPr>
          <w:t>AOP do</w:t>
        </w:r>
      </w:ins>
      <w:r w:rsidR="001D0D70" w:rsidRPr="001D0D70">
        <w:rPr>
          <w:rFonts w:ascii="Times New Roman" w:hAnsi="Times New Roman"/>
          <w:sz w:val="24"/>
          <w:szCs w:val="24"/>
          <w:lang w:eastAsia="pt-BR"/>
        </w:rPr>
        <w:t xml:space="preserve"> </w:t>
      </w:r>
      <w:del w:id="381"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LM324N</w:t>
      </w:r>
      <w:del w:id="382"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 xml:space="preserve"> é utilizado como </w:t>
      </w:r>
      <w:del w:id="383" w:author="Ygo Batista" w:date="2020-05-30T19:01:00Z">
        <w:r w:rsidR="001D0D70" w:rsidRPr="001D0D70" w:rsidDel="0020404F">
          <w:rPr>
            <w:rFonts w:ascii="Times New Roman" w:hAnsi="Times New Roman"/>
            <w:sz w:val="24"/>
            <w:szCs w:val="24"/>
            <w:lang w:eastAsia="pt-BR"/>
          </w:rPr>
          <w:delText xml:space="preserve">buffer </w:delText>
        </w:r>
      </w:del>
      <w:ins w:id="384" w:author="Ygo Batista" w:date="2020-05-30T19:01:00Z">
        <w:r w:rsidR="0020404F">
          <w:rPr>
            <w:rFonts w:ascii="Times New Roman" w:hAnsi="Times New Roman"/>
            <w:sz w:val="24"/>
            <w:szCs w:val="24"/>
            <w:lang w:eastAsia="pt-BR"/>
          </w:rPr>
          <w:t>seguidor de tensão</w:t>
        </w:r>
        <w:r w:rsidR="00814F18">
          <w:rPr>
            <w:rFonts w:ascii="Times New Roman" w:hAnsi="Times New Roman"/>
            <w:sz w:val="24"/>
            <w:szCs w:val="24"/>
            <w:lang w:eastAsia="pt-BR"/>
          </w:rPr>
          <w:t xml:space="preserve">, necessário por uma questão de casamento de </w:t>
        </w:r>
      </w:ins>
      <w:ins w:id="385" w:author="Ygo Batista" w:date="2020-05-30T19:02:00Z">
        <w:r w:rsidR="00814F18">
          <w:rPr>
            <w:rFonts w:ascii="Times New Roman" w:hAnsi="Times New Roman"/>
            <w:sz w:val="24"/>
            <w:szCs w:val="24"/>
            <w:lang w:eastAsia="pt-BR"/>
          </w:rPr>
          <w:t>impedâncias</w:t>
        </w:r>
      </w:ins>
      <w:del w:id="386" w:author="Ygo Batista" w:date="2020-05-30T19:01:00Z">
        <w:r w:rsidR="001D0D70" w:rsidRPr="001D0D70" w:rsidDel="00814F18">
          <w:rPr>
            <w:rFonts w:ascii="Times New Roman" w:hAnsi="Times New Roman"/>
            <w:sz w:val="24"/>
            <w:szCs w:val="24"/>
            <w:lang w:eastAsia="pt-BR"/>
          </w:rPr>
          <w:delText>para isolar a tensão de referência (2,25 volts) da tensão do sensor Hall</w:delText>
        </w:r>
      </w:del>
      <w:r w:rsidR="001D0D70" w:rsidRPr="001D0D70">
        <w:rPr>
          <w:rFonts w:ascii="Times New Roman" w:hAnsi="Times New Roman"/>
          <w:sz w:val="24"/>
          <w:szCs w:val="24"/>
          <w:lang w:eastAsia="pt-BR"/>
        </w:rPr>
        <w:t xml:space="preserve">. </w:t>
      </w:r>
    </w:p>
    <w:p w14:paraId="6D3AD371" w14:textId="4FE19149"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ins w:id="387" w:author="Ygo Batista" w:date="2020-05-30T19:05:00Z">
        <w:r w:rsidR="00FF6A79">
          <w:rPr>
            <w:rFonts w:ascii="Times New Roman" w:hAnsi="Times New Roman"/>
            <w:sz w:val="24"/>
            <w:szCs w:val="24"/>
            <w:lang w:eastAsia="pt-BR"/>
          </w:rPr>
          <w:t xml:space="preserve"> no simulador</w:t>
        </w:r>
      </w:ins>
      <w:r w:rsidRPr="001D0D70">
        <w:rPr>
          <w:rFonts w:ascii="Times New Roman" w:hAnsi="Times New Roman"/>
          <w:sz w:val="24"/>
          <w:szCs w:val="24"/>
          <w:lang w:eastAsia="pt-BR"/>
        </w:rPr>
        <w:t xml:space="preserve"> o </w:t>
      </w:r>
      <w:del w:id="388" w:author="Ygo Batista" w:date="2020-05-30T19:06:00Z">
        <w:r w:rsidRPr="001D0D70" w:rsidDel="007653D7">
          <w:rPr>
            <w:rFonts w:ascii="Times New Roman" w:hAnsi="Times New Roman"/>
            <w:sz w:val="24"/>
            <w:szCs w:val="24"/>
            <w:lang w:eastAsia="pt-BR"/>
          </w:rPr>
          <w:delText>S</w:delText>
        </w:r>
      </w:del>
      <w:ins w:id="389" w:author="Ygo Batista" w:date="2020-05-30T19:06:00Z">
        <w:r w:rsidR="007653D7">
          <w:rPr>
            <w:rFonts w:ascii="Times New Roman" w:hAnsi="Times New Roman"/>
            <w:sz w:val="24"/>
            <w:szCs w:val="24"/>
            <w:lang w:eastAsia="pt-BR"/>
          </w:rPr>
          <w:t>s</w:t>
        </w:r>
      </w:ins>
      <w:r w:rsidRPr="001D0D70">
        <w:rPr>
          <w:rFonts w:ascii="Times New Roman" w:hAnsi="Times New Roman"/>
          <w:sz w:val="24"/>
          <w:szCs w:val="24"/>
          <w:lang w:eastAsia="pt-BR"/>
        </w:rPr>
        <w:t>ensor de efeito Hall SS49E,</w:t>
      </w:r>
      <w:ins w:id="390" w:author="Ygo Batista" w:date="2020-05-30T19:06:00Z">
        <w:r w:rsidR="007653D7">
          <w:rPr>
            <w:rFonts w:ascii="Times New Roman" w:hAnsi="Times New Roman"/>
            <w:sz w:val="24"/>
            <w:szCs w:val="24"/>
            <w:lang w:eastAsia="pt-BR"/>
          </w:rPr>
          <w:t xml:space="preserve"> o qual</w:t>
        </w:r>
      </w:ins>
      <w:r w:rsidRPr="001D0D70">
        <w:rPr>
          <w:rFonts w:ascii="Times New Roman" w:hAnsi="Times New Roman"/>
          <w:sz w:val="24"/>
          <w:szCs w:val="24"/>
          <w:lang w:eastAsia="pt-BR"/>
        </w:rPr>
        <w:t xml:space="preserve"> </w:t>
      </w:r>
      <w:del w:id="391" w:author="Ygo Batista" w:date="2020-05-30T19:06:00Z">
        <w:r w:rsidRPr="001D0D70" w:rsidDel="007653D7">
          <w:rPr>
            <w:rFonts w:ascii="Times New Roman" w:hAnsi="Times New Roman"/>
            <w:sz w:val="24"/>
            <w:szCs w:val="24"/>
            <w:lang w:eastAsia="pt-BR"/>
          </w:rPr>
          <w:delText xml:space="preserve">ele </w:delText>
        </w:r>
      </w:del>
      <w:r w:rsidRPr="001D0D70">
        <w:rPr>
          <w:rFonts w:ascii="Times New Roman" w:hAnsi="Times New Roman"/>
          <w:sz w:val="24"/>
          <w:szCs w:val="24"/>
          <w:lang w:eastAsia="pt-BR"/>
        </w:rPr>
        <w:t>pode fornecer uma tensão mínima de 2,</w:t>
      </w:r>
      <w:r w:rsidR="0040527D">
        <w:rPr>
          <w:rFonts w:ascii="Times New Roman" w:hAnsi="Times New Roman"/>
          <w:sz w:val="24"/>
          <w:szCs w:val="24"/>
          <w:lang w:eastAsia="pt-BR"/>
        </w:rPr>
        <w:t xml:space="preserve">25 </w:t>
      </w:r>
      <w:del w:id="392" w:author="Ygo Batista" w:date="2020-05-30T19:06:00Z">
        <w:r w:rsidR="0040527D" w:rsidDel="007653D7">
          <w:rPr>
            <w:rFonts w:ascii="Times New Roman" w:hAnsi="Times New Roman"/>
            <w:sz w:val="24"/>
            <w:szCs w:val="24"/>
            <w:lang w:eastAsia="pt-BR"/>
          </w:rPr>
          <w:delText xml:space="preserve">volts </w:delText>
        </w:r>
      </w:del>
      <w:ins w:id="393" w:author="Ygo Batista" w:date="2020-05-30T19:06:00Z">
        <w:r w:rsidR="007653D7">
          <w:rPr>
            <w:rFonts w:ascii="Times New Roman" w:hAnsi="Times New Roman"/>
            <w:sz w:val="24"/>
            <w:szCs w:val="24"/>
            <w:lang w:eastAsia="pt-BR"/>
          </w:rPr>
          <w:t xml:space="preserve">V </w:t>
        </w:r>
      </w:ins>
      <w:r w:rsidR="0040527D">
        <w:rPr>
          <w:rFonts w:ascii="Times New Roman" w:hAnsi="Times New Roman"/>
          <w:sz w:val="24"/>
          <w:szCs w:val="24"/>
          <w:lang w:eastAsia="pt-BR"/>
        </w:rPr>
        <w:t xml:space="preserve">e máxima de 3,1 </w:t>
      </w:r>
      <w:del w:id="394" w:author="Ygo Batista" w:date="2020-05-30T19:06:00Z">
        <w:r w:rsidR="0040527D" w:rsidDel="007653D7">
          <w:rPr>
            <w:rFonts w:ascii="Times New Roman" w:hAnsi="Times New Roman"/>
            <w:sz w:val="24"/>
            <w:szCs w:val="24"/>
            <w:lang w:eastAsia="pt-BR"/>
          </w:rPr>
          <w:delText>volts</w:delText>
        </w:r>
      </w:del>
      <w:ins w:id="395" w:author="Ygo Batista" w:date="2020-05-30T19:06:00Z">
        <w:r w:rsidR="007653D7">
          <w:rPr>
            <w:rFonts w:ascii="Times New Roman" w:hAnsi="Times New Roman"/>
            <w:sz w:val="24"/>
            <w:szCs w:val="24"/>
            <w:lang w:eastAsia="pt-BR"/>
          </w:rPr>
          <w:t>V</w:t>
        </w:r>
      </w:ins>
      <w:r w:rsidRPr="001D0D70">
        <w:rPr>
          <w:rFonts w:ascii="Times New Roman" w:hAnsi="Times New Roman"/>
          <w:sz w:val="24"/>
          <w:szCs w:val="24"/>
          <w:lang w:eastAsia="pt-BR"/>
        </w:rPr>
        <w:t xml:space="preserve">. </w:t>
      </w:r>
      <w:del w:id="396" w:author="Ygo Batista" w:date="2020-05-30T19:38:00Z">
        <w:r w:rsidRPr="001D0D70" w:rsidDel="00760CDD">
          <w:rPr>
            <w:rFonts w:ascii="Times New Roman" w:hAnsi="Times New Roman"/>
            <w:sz w:val="24"/>
            <w:szCs w:val="24"/>
            <w:lang w:eastAsia="pt-BR"/>
          </w:rPr>
          <w:delText>Um interessante fato notado durante a montagem do protótipo inicial, foi que o sensor de efeito hall na sua tensão mínima tem metade da tensão de alimentação. Possuin</w:delText>
        </w:r>
        <w:r w:rsidR="0040527D" w:rsidDel="00760CDD">
          <w:rPr>
            <w:rFonts w:ascii="Times New Roman" w:hAnsi="Times New Roman"/>
            <w:sz w:val="24"/>
            <w:szCs w:val="24"/>
            <w:lang w:eastAsia="pt-BR"/>
          </w:rPr>
          <w:delText>do uma alimentação de entrada (V</w:delText>
        </w:r>
        <w:r w:rsidRPr="001D0D70" w:rsidDel="00760CDD">
          <w:rPr>
            <w:rFonts w:ascii="Times New Roman" w:hAnsi="Times New Roman"/>
            <w:sz w:val="24"/>
            <w:szCs w:val="24"/>
            <w:lang w:eastAsia="pt-BR"/>
          </w:rPr>
          <w:delText xml:space="preserve">cc) de 4,2 </w:delText>
        </w:r>
      </w:del>
      <w:del w:id="397" w:author="Ygo Batista" w:date="2020-05-30T19:33:00Z">
        <w:r w:rsidRPr="001D0D70" w:rsidDel="00471AB9">
          <w:rPr>
            <w:rFonts w:ascii="Times New Roman" w:hAnsi="Times New Roman"/>
            <w:sz w:val="24"/>
            <w:szCs w:val="24"/>
            <w:lang w:eastAsia="pt-BR"/>
          </w:rPr>
          <w:delText>volts</w:delText>
        </w:r>
      </w:del>
      <w:del w:id="398" w:author="Ygo Batista" w:date="2020-05-30T19:38:00Z">
        <w:r w:rsidRPr="001D0D70" w:rsidDel="00760CDD">
          <w:rPr>
            <w:rFonts w:ascii="Times New Roman" w:hAnsi="Times New Roman"/>
            <w:sz w:val="24"/>
            <w:szCs w:val="24"/>
            <w:lang w:eastAsia="pt-BR"/>
          </w:rPr>
          <w:delText xml:space="preserve">, o valor medido no sensor de efeito Hall foi de aproximadamente 2,25 </w:delText>
        </w:r>
      </w:del>
      <w:del w:id="399" w:author="Ygo Batista" w:date="2020-05-30T19:33:00Z">
        <w:r w:rsidRPr="001D0D70" w:rsidDel="00471AB9">
          <w:rPr>
            <w:rFonts w:ascii="Times New Roman" w:hAnsi="Times New Roman"/>
            <w:sz w:val="24"/>
            <w:szCs w:val="24"/>
            <w:lang w:eastAsia="pt-BR"/>
          </w:rPr>
          <w:delText xml:space="preserve">volts </w:delText>
        </w:r>
      </w:del>
      <w:del w:id="400" w:author="Ygo Batista" w:date="2020-05-30T19:38:00Z">
        <w:r w:rsidRPr="001D0D70" w:rsidDel="00760CDD">
          <w:rPr>
            <w:rFonts w:ascii="Times New Roman" w:hAnsi="Times New Roman"/>
            <w:sz w:val="24"/>
            <w:szCs w:val="24"/>
            <w:lang w:eastAsia="pt-BR"/>
          </w:rPr>
          <w:delText xml:space="preserve">e a tensão máxima na saída do sensor quando na saturação é pouco menor que a de alimentação e esta condição foi satisfeita, pois sua tensão de saturação foi de 3,1 </w:delText>
        </w:r>
      </w:del>
      <w:del w:id="401" w:author="Ygo Batista" w:date="2020-05-30T19:33:00Z">
        <w:r w:rsidRPr="001D0D70" w:rsidDel="00471AB9">
          <w:rPr>
            <w:rFonts w:ascii="Times New Roman" w:hAnsi="Times New Roman"/>
            <w:sz w:val="24"/>
            <w:szCs w:val="24"/>
            <w:lang w:eastAsia="pt-BR"/>
          </w:rPr>
          <w:delText>volts</w:delText>
        </w:r>
      </w:del>
      <w:del w:id="402" w:author="Ygo Batista" w:date="2020-05-30T19:38: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ins w:id="403" w:author="Ygo Batista" w:date="2020-05-30T19:39:00Z">
        <w:r w:rsidR="00760CDD">
          <w:rPr>
            <w:rFonts w:ascii="Times New Roman" w:hAnsi="Times New Roman"/>
            <w:sz w:val="24"/>
            <w:szCs w:val="24"/>
            <w:lang w:eastAsia="pt-BR"/>
          </w:rPr>
          <w:t xml:space="preserve">, </w:t>
        </w:r>
      </w:ins>
      <w:del w:id="404" w:author="Ygo Batista" w:date="2020-05-30T19:39: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 xml:space="preserve">valores medidos pela saída do amplificador, </w:t>
      </w:r>
      <w:del w:id="405" w:author="Ygo Batista" w:date="2020-05-30T19:38:00Z">
        <w:r w:rsidRPr="001D0D70" w:rsidDel="00760CDD">
          <w:rPr>
            <w:rFonts w:ascii="Times New Roman" w:hAnsi="Times New Roman"/>
            <w:sz w:val="24"/>
            <w:szCs w:val="24"/>
            <w:lang w:eastAsia="pt-BR"/>
          </w:rPr>
          <w:delText xml:space="preserve">pois </w:delText>
        </w:r>
      </w:del>
      <w:ins w:id="406" w:author="Ygo Batista" w:date="2020-05-30T19:38:00Z">
        <w:r w:rsidR="00760CDD">
          <w:rPr>
            <w:rFonts w:ascii="Times New Roman" w:hAnsi="Times New Roman"/>
            <w:sz w:val="24"/>
            <w:szCs w:val="24"/>
            <w:lang w:eastAsia="pt-BR"/>
          </w:rPr>
          <w:t>uma v</w:t>
        </w:r>
      </w:ins>
      <w:ins w:id="407" w:author="Ygo Batista" w:date="2020-05-30T19:39:00Z">
        <w:r w:rsidR="00760CDD">
          <w:rPr>
            <w:rFonts w:ascii="Times New Roman" w:hAnsi="Times New Roman"/>
            <w:sz w:val="24"/>
            <w:szCs w:val="24"/>
            <w:lang w:eastAsia="pt-BR"/>
          </w:rPr>
          <w:t xml:space="preserve">ez que </w:t>
        </w:r>
      </w:ins>
      <w:del w:id="408" w:author="Ygo Batista" w:date="2020-05-30T19:41:00Z">
        <w:r w:rsidRPr="001D0D70" w:rsidDel="00B357E5">
          <w:rPr>
            <w:rFonts w:ascii="Times New Roman" w:hAnsi="Times New Roman"/>
            <w:sz w:val="24"/>
            <w:szCs w:val="24"/>
            <w:lang w:eastAsia="pt-BR"/>
          </w:rPr>
          <w:delText>1m</w:delText>
        </w:r>
      </w:del>
      <w:ins w:id="409" w:author="Ygo Batista" w:date="2020-05-30T19:41:00Z">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ins>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del w:id="410" w:author="Ygo Batista" w:date="2020-05-30T19:39:00Z">
        <w:r w:rsidRPr="001D0D70" w:rsidDel="00131928">
          <w:rPr>
            <w:rFonts w:ascii="Times New Roman" w:hAnsi="Times New Roman"/>
            <w:sz w:val="24"/>
            <w:szCs w:val="24"/>
            <w:lang w:eastAsia="pt-BR"/>
          </w:rPr>
          <w:delText>)</w:delText>
        </w:r>
      </w:del>
      <w:ins w:id="411" w:author="Ygo Batista" w:date="2020-05-30T19:39:00Z">
        <w:r w:rsidR="00131928">
          <w:rPr>
            <w:rFonts w:ascii="Times New Roman" w:hAnsi="Times New Roman"/>
            <w:sz w:val="24"/>
            <w:szCs w:val="24"/>
            <w:lang w:eastAsia="pt-BR"/>
          </w:rPr>
          <w:t xml:space="preserve">. </w:t>
        </w:r>
      </w:ins>
      <w:ins w:id="412" w:author="Ygo Batista" w:date="2020-05-30T19:41:00Z">
        <w:r w:rsidR="00A532E7">
          <w:rPr>
            <w:rFonts w:ascii="Times New Roman" w:hAnsi="Times New Roman"/>
            <w:sz w:val="24"/>
            <w:szCs w:val="24"/>
            <w:lang w:eastAsia="pt-BR"/>
          </w:rPr>
          <w:t xml:space="preserve">Após amplificação da tensão, </w:t>
        </w:r>
      </w:ins>
      <w:del w:id="413" w:author="Ygo Batista" w:date="2020-05-30T19:39:00Z">
        <w:r w:rsidRPr="001D0D70" w:rsidDel="00131928">
          <w:rPr>
            <w:rFonts w:ascii="Times New Roman" w:hAnsi="Times New Roman"/>
            <w:sz w:val="24"/>
            <w:szCs w:val="24"/>
            <w:lang w:eastAsia="pt-BR"/>
          </w:rPr>
          <w:delText>, ou seja, f</w:delText>
        </w:r>
      </w:del>
      <w:ins w:id="414" w:author="Ygo Batista" w:date="2020-05-30T19:42:00Z">
        <w:r w:rsidR="00A532E7">
          <w:rPr>
            <w:rFonts w:ascii="Times New Roman" w:hAnsi="Times New Roman"/>
            <w:sz w:val="24"/>
            <w:szCs w:val="24"/>
            <w:lang w:eastAsia="pt-BR"/>
          </w:rPr>
          <w:t>f</w:t>
        </w:r>
      </w:ins>
      <w:r w:rsidRPr="001D0D70">
        <w:rPr>
          <w:rFonts w:ascii="Times New Roman" w:hAnsi="Times New Roman"/>
          <w:sz w:val="24"/>
          <w:szCs w:val="24"/>
          <w:lang w:eastAsia="pt-BR"/>
        </w:rPr>
        <w:t xml:space="preserve">oi feita uma escala de campo magnético medido </w:t>
      </w:r>
      <w:del w:id="415" w:author="Ygo Batista" w:date="2020-05-30T19:40:00Z">
        <w:r w:rsidRPr="001D0D70" w:rsidDel="00131928">
          <w:rPr>
            <w:rFonts w:ascii="Times New Roman" w:hAnsi="Times New Roman"/>
            <w:sz w:val="24"/>
            <w:szCs w:val="24"/>
            <w:lang w:eastAsia="pt-BR"/>
          </w:rPr>
          <w:delText xml:space="preserve">pelo sensor através de cada LED, conforme um LED se acende ou se apaga </w:delText>
        </w:r>
      </w:del>
      <w:r w:rsidRPr="001D0D70">
        <w:rPr>
          <w:rFonts w:ascii="Times New Roman" w:hAnsi="Times New Roman"/>
          <w:sz w:val="24"/>
          <w:szCs w:val="24"/>
          <w:lang w:eastAsia="pt-BR"/>
        </w:rPr>
        <w:t xml:space="preserve">na barra </w:t>
      </w:r>
      <w:ins w:id="416" w:author="Ygo Batista" w:date="2020-05-30T19:40:00Z">
        <w:r w:rsidR="00131928">
          <w:rPr>
            <w:rFonts w:ascii="Times New Roman" w:hAnsi="Times New Roman"/>
            <w:sz w:val="24"/>
            <w:szCs w:val="24"/>
            <w:lang w:eastAsia="pt-BR"/>
          </w:rPr>
          <w:t>de LEDs</w:t>
        </w:r>
      </w:ins>
      <w:del w:id="417" w:author="Ygo Batista" w:date="2020-05-30T19:41:00Z">
        <w:r w:rsidRPr="001D0D70" w:rsidDel="00A532E7">
          <w:rPr>
            <w:rFonts w:ascii="Times New Roman" w:hAnsi="Times New Roman"/>
            <w:sz w:val="24"/>
            <w:szCs w:val="24"/>
            <w:lang w:eastAsia="pt-BR"/>
          </w:rPr>
          <w:delText>é porque a intensidade de campo notada pelo sensor mudou. Um</w:delText>
        </w:r>
      </w:del>
      <w:del w:id="418" w:author="Ygo Batista" w:date="2020-05-30T19:42:00Z">
        <w:r w:rsidRPr="001D0D70" w:rsidDel="00A532E7">
          <w:rPr>
            <w:rFonts w:ascii="Times New Roman" w:hAnsi="Times New Roman"/>
            <w:sz w:val="24"/>
            <w:szCs w:val="24"/>
            <w:lang w:eastAsia="pt-BR"/>
          </w:rPr>
          <w:delText xml:space="preserve"> circuito amplificador operacional (LM324N) foi usado para obter um ganho de tensão sobre as diminutas tensões vindas do circuito subtrator.</w:delText>
        </w:r>
      </w:del>
      <w:ins w:id="419" w:author="Ygo Batista" w:date="2020-05-30T19:42:00Z">
        <w:r w:rsidR="00A532E7">
          <w:rPr>
            <w:rFonts w:ascii="Times New Roman" w:hAnsi="Times New Roman"/>
            <w:sz w:val="24"/>
            <w:szCs w:val="24"/>
            <w:lang w:eastAsia="pt-BR"/>
          </w:rPr>
          <w:t>.</w:t>
        </w:r>
      </w:ins>
    </w:p>
    <w:p w14:paraId="6D3AD372" w14:textId="7A038E64"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del w:id="420" w:author="Ygo Batista" w:date="2020-05-30T19:42:00Z">
        <w:r w:rsidR="001D0D70" w:rsidRPr="001D0D70" w:rsidDel="00A532E7">
          <w:rPr>
            <w:rFonts w:ascii="Times New Roman" w:hAnsi="Times New Roman"/>
            <w:sz w:val="24"/>
            <w:szCs w:val="24"/>
            <w:lang w:eastAsia="pt-BR"/>
          </w:rPr>
          <w:delText>,</w:delText>
        </w:r>
      </w:del>
      <w:ins w:id="421" w:author="Ygo Batista" w:date="2020-05-30T19:42:00Z">
        <w:r w:rsidR="00A532E7">
          <w:rPr>
            <w:rFonts w:ascii="Times New Roman" w:hAnsi="Times New Roman"/>
            <w:sz w:val="24"/>
            <w:szCs w:val="24"/>
            <w:lang w:eastAsia="pt-BR"/>
          </w:rPr>
          <w:t>.</w:t>
        </w:r>
      </w:ins>
      <w:r w:rsidR="001D0D70" w:rsidRPr="001D0D70">
        <w:rPr>
          <w:rFonts w:ascii="Times New Roman" w:hAnsi="Times New Roman"/>
          <w:sz w:val="24"/>
          <w:szCs w:val="24"/>
          <w:lang w:eastAsia="pt-BR"/>
        </w:rPr>
        <w:t xml:space="preserve"> </w:t>
      </w:r>
      <w:del w:id="422" w:author="Ygo Batista" w:date="2020-05-30T19:42:00Z">
        <w:r w:rsidR="001D0D70" w:rsidRPr="001D0D70" w:rsidDel="00A532E7">
          <w:rPr>
            <w:rFonts w:ascii="Times New Roman" w:hAnsi="Times New Roman"/>
            <w:sz w:val="24"/>
            <w:szCs w:val="24"/>
            <w:lang w:eastAsia="pt-BR"/>
          </w:rPr>
          <w:delText xml:space="preserve">os </w:delText>
        </w:r>
        <w:r w:rsidR="001D0D70" w:rsidRPr="001D0D70" w:rsidDel="004C016A">
          <w:rPr>
            <w:rFonts w:ascii="Times New Roman" w:hAnsi="Times New Roman"/>
            <w:sz w:val="24"/>
            <w:szCs w:val="24"/>
            <w:lang w:eastAsia="pt-BR"/>
          </w:rPr>
          <w:delText>componentes ali retratados são os mais importantes para as comparações lineares que este CI faz (TEXAS INSTRUMENTS, 20</w:delText>
        </w:r>
        <w:r w:rsidR="00365FED" w:rsidDel="004C016A">
          <w:rPr>
            <w:rFonts w:ascii="Times New Roman" w:hAnsi="Times New Roman"/>
            <w:sz w:val="24"/>
            <w:szCs w:val="24"/>
            <w:lang w:eastAsia="pt-BR"/>
          </w:rPr>
          <w:delText xml:space="preserve">13, p.8). </w:delText>
        </w:r>
      </w:del>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commentRangeStart w:id="423"/>
      <w:del w:id="424" w:author="Ygo Batista" w:date="2020-05-30T19:43:00Z">
        <w:r w:rsidR="001D0D70" w:rsidRPr="001D0D70" w:rsidDel="008256D6">
          <w:rPr>
            <w:rFonts w:ascii="Times New Roman" w:hAnsi="Times New Roman"/>
            <w:sz w:val="24"/>
            <w:szCs w:val="24"/>
            <w:lang w:eastAsia="pt-BR"/>
          </w:rPr>
          <w:delText>, seu lado esquerdo é conectado ao LM3914N e seu lado direito serve para alimentação da mesma</w:delText>
        </w:r>
      </w:del>
      <w:commentRangeEnd w:id="423"/>
      <w:r w:rsidR="008256D6">
        <w:rPr>
          <w:rStyle w:val="Refdecomentrio"/>
        </w:rPr>
        <w:commentReference w:id="423"/>
      </w:r>
      <w:r w:rsidR="001D0D70" w:rsidRPr="001D0D70">
        <w:rPr>
          <w:rFonts w:ascii="Times New Roman" w:hAnsi="Times New Roman"/>
          <w:sz w:val="24"/>
          <w:szCs w:val="24"/>
          <w:lang w:eastAsia="pt-BR"/>
        </w:rPr>
        <w:t>.</w:t>
      </w:r>
      <w:commentRangeStart w:id="425"/>
      <w:commentRangeEnd w:id="425"/>
      <w:r w:rsidR="008256D6">
        <w:rPr>
          <w:rStyle w:val="Refdecomentrio"/>
        </w:rPr>
        <w:commentReference w:id="425"/>
      </w:r>
    </w:p>
    <w:p w14:paraId="6D3AD373" w14:textId="51BFCCE2"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ins w:id="426" w:author="Ygo Batista" w:date="2020-05-30T19:44:00Z">
        <w:r w:rsidR="008256D6">
          <w:rPr>
            <w:rFonts w:ascii="Times New Roman" w:hAnsi="Times New Roman"/>
            <w:sz w:val="24"/>
            <w:szCs w:val="24"/>
            <w:lang w:eastAsia="pt-BR"/>
          </w:rPr>
          <w:t xml:space="preserve"> do</w:t>
        </w:r>
      </w:ins>
      <w:r w:rsidR="001D0D70" w:rsidRPr="001D0D70">
        <w:rPr>
          <w:rFonts w:ascii="Times New Roman" w:hAnsi="Times New Roman"/>
          <w:sz w:val="24"/>
          <w:szCs w:val="24"/>
          <w:lang w:eastAsia="pt-BR"/>
        </w:rPr>
        <w:t xml:space="preserve"> PIBEX a fim de </w:t>
      </w:r>
      <w:del w:id="427" w:author="Ygo Batista" w:date="2020-05-30T19:44:00Z">
        <w:r w:rsidR="001D0D70" w:rsidRPr="001D0D70" w:rsidDel="008256D6">
          <w:rPr>
            <w:rFonts w:ascii="Times New Roman" w:hAnsi="Times New Roman"/>
            <w:sz w:val="24"/>
            <w:szCs w:val="24"/>
            <w:lang w:eastAsia="pt-BR"/>
          </w:rPr>
          <w:delText xml:space="preserve">refinar </w:delText>
        </w:r>
      </w:del>
      <w:ins w:id="428" w:author="Ygo Batista" w:date="2020-05-30T19:44:00Z">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o protótipo inicial</w:t>
      </w:r>
      <w:del w:id="429" w:author="Ygo Batista" w:date="2020-05-30T19:44:00Z">
        <w:r w:rsidR="001D0D70" w:rsidRPr="001D0D70" w:rsidDel="008256D6">
          <w:rPr>
            <w:rFonts w:ascii="Times New Roman" w:hAnsi="Times New Roman"/>
            <w:sz w:val="24"/>
            <w:szCs w:val="24"/>
            <w:lang w:eastAsia="pt-BR"/>
          </w:rPr>
          <w:delText xml:space="preserve"> </w:delText>
        </w:r>
      </w:del>
      <w:ins w:id="430" w:author="Ygo Batista" w:date="2020-05-30T19:44:00Z">
        <w:r w:rsidR="008256D6">
          <w:rPr>
            <w:rFonts w:ascii="Times New Roman" w:hAnsi="Times New Roman"/>
            <w:sz w:val="24"/>
            <w:szCs w:val="24"/>
            <w:lang w:eastAsia="pt-BR"/>
          </w:rPr>
          <w:t>, implementado no projeto multidisciplinar</w:t>
        </w:r>
      </w:ins>
      <w:del w:id="431" w:author="Ygo Batista" w:date="2020-05-30T19:44:00Z">
        <w:r w:rsidR="001D0D70" w:rsidRPr="001D0D70" w:rsidDel="008256D6">
          <w:rPr>
            <w:rFonts w:ascii="Times New Roman" w:hAnsi="Times New Roman"/>
            <w:sz w:val="24"/>
            <w:szCs w:val="24"/>
            <w:lang w:eastAsia="pt-BR"/>
          </w:rPr>
          <w:delText>idealizado</w:delText>
        </w:r>
      </w:del>
      <w:r w:rsidR="001D0D70" w:rsidRPr="001D0D70">
        <w:rPr>
          <w:rFonts w:ascii="Times New Roman" w:hAnsi="Times New Roman"/>
          <w:sz w:val="24"/>
          <w:szCs w:val="24"/>
          <w:lang w:eastAsia="pt-BR"/>
        </w:rPr>
        <w:t xml:space="preserve">. Utilizando o software de </w:t>
      </w:r>
      <w:commentRangeStart w:id="432"/>
      <w:r w:rsidR="001D0D70" w:rsidRPr="001D0D70">
        <w:rPr>
          <w:rFonts w:ascii="Times New Roman" w:hAnsi="Times New Roman"/>
          <w:sz w:val="24"/>
          <w:szCs w:val="24"/>
          <w:lang w:eastAsia="pt-BR"/>
        </w:rPr>
        <w:t>simulação</w:t>
      </w:r>
      <w:commentRangeEnd w:id="432"/>
      <w:r w:rsidR="00545247">
        <w:rPr>
          <w:rStyle w:val="Refdecomentrio"/>
        </w:rPr>
        <w:commentReference w:id="432"/>
      </w:r>
      <w:del w:id="433" w:author="Ygo Batista" w:date="2020-05-30T19:45:00Z">
        <w:r w:rsidR="001D0D70" w:rsidRPr="001D0D70" w:rsidDel="00545247">
          <w:rPr>
            <w:rFonts w:ascii="Times New Roman" w:hAnsi="Times New Roman"/>
            <w:sz w:val="24"/>
            <w:szCs w:val="24"/>
            <w:lang w:eastAsia="pt-BR"/>
          </w:rPr>
          <w:delText xml:space="preserve"> </w:delText>
        </w:r>
        <w:r w:rsidR="001D0D70" w:rsidRPr="00365FED" w:rsidDel="00545247">
          <w:rPr>
            <w:rFonts w:ascii="Times New Roman" w:hAnsi="Times New Roman"/>
            <w:i/>
            <w:sz w:val="24"/>
            <w:szCs w:val="24"/>
            <w:lang w:eastAsia="pt-BR"/>
          </w:rPr>
          <w:delText>P</w:delText>
        </w:r>
        <w:r w:rsidR="00365FED" w:rsidRPr="00365FED" w:rsidDel="00545247">
          <w:rPr>
            <w:rFonts w:ascii="Times New Roman" w:hAnsi="Times New Roman"/>
            <w:i/>
            <w:sz w:val="24"/>
            <w:szCs w:val="24"/>
            <w:lang w:eastAsia="pt-BR"/>
          </w:rPr>
          <w:delText>roteus</w:delText>
        </w:r>
      </w:del>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ins w:id="434" w:author="Ygo Batista" w:date="2020-05-30T19:46:00Z">
        <w:r w:rsidR="00545247">
          <w:rPr>
            <w:rFonts w:ascii="Times New Roman" w:hAnsi="Times New Roman"/>
            <w:sz w:val="24"/>
            <w:szCs w:val="24"/>
            <w:lang w:eastAsia="pt-BR"/>
          </w:rPr>
          <w:t>s</w:t>
        </w:r>
      </w:ins>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del w:id="435" w:author="Ygo Batista" w:date="2020-05-30T19:47:00Z">
        <w:r w:rsidR="001D0D70" w:rsidRPr="001D0D70" w:rsidDel="008C2C15">
          <w:rPr>
            <w:rFonts w:ascii="Times New Roman" w:hAnsi="Times New Roman"/>
            <w:sz w:val="24"/>
            <w:szCs w:val="24"/>
            <w:lang w:eastAsia="pt-BR"/>
          </w:rPr>
          <w:delText xml:space="preserve"> A partir destes circui</w:delText>
        </w:r>
        <w:r w:rsidR="00365FED" w:rsidDel="008C2C15">
          <w:rPr>
            <w:rFonts w:ascii="Times New Roman" w:hAnsi="Times New Roman"/>
            <w:sz w:val="24"/>
            <w:szCs w:val="24"/>
            <w:lang w:eastAsia="pt-BR"/>
          </w:rPr>
          <w:delText>tos,</w:delText>
        </w:r>
      </w:del>
      <w:ins w:id="436" w:author="Ygo Batista" w:date="2020-05-30T19:47:00Z">
        <w:r w:rsidR="008C2C15">
          <w:rPr>
            <w:rFonts w:ascii="Times New Roman" w:hAnsi="Times New Roman"/>
            <w:sz w:val="24"/>
            <w:szCs w:val="24"/>
            <w:lang w:eastAsia="pt-BR"/>
          </w:rPr>
          <w:t xml:space="preserve"> Adicionalmente,</w:t>
        </w:r>
      </w:ins>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ins w:id="437" w:author="Ygo Batista" w:date="2020-05-30T19:46:00Z">
        <w:r w:rsidR="008C2C15">
          <w:rPr>
            <w:rFonts w:ascii="Times New Roman" w:hAnsi="Times New Roman"/>
            <w:sz w:val="24"/>
            <w:szCs w:val="24"/>
            <w:lang w:eastAsia="pt-BR"/>
          </w:rPr>
          <w:t>e estão em montagem e testes</w:t>
        </w:r>
      </w:ins>
      <w:del w:id="438" w:author="Ygo Batista" w:date="2020-05-30T19:46:00Z">
        <w:r w:rsidR="001D0D70" w:rsidRPr="001D0D70" w:rsidDel="008C2C15">
          <w:rPr>
            <w:rFonts w:ascii="Times New Roman" w:hAnsi="Times New Roman"/>
            <w:sz w:val="24"/>
            <w:szCs w:val="24"/>
            <w:lang w:eastAsia="pt-BR"/>
          </w:rPr>
          <w:delText>em simulações, com intuito de</w:delText>
        </w:r>
        <w:r w:rsidR="00365FED" w:rsidDel="008C2C15">
          <w:rPr>
            <w:rFonts w:ascii="Times New Roman" w:hAnsi="Times New Roman"/>
            <w:sz w:val="24"/>
            <w:szCs w:val="24"/>
            <w:lang w:eastAsia="pt-BR"/>
          </w:rPr>
          <w:delText xml:space="preserve"> no futuro próximo serem montada</w:delText>
        </w:r>
        <w:r w:rsidR="001D0D70" w:rsidRPr="001D0D70" w:rsidDel="008C2C15">
          <w:rPr>
            <w:rFonts w:ascii="Times New Roman" w:hAnsi="Times New Roman"/>
            <w:sz w:val="24"/>
            <w:szCs w:val="24"/>
            <w:lang w:eastAsia="pt-BR"/>
          </w:rPr>
          <w:delText>s</w:delText>
        </w:r>
      </w:del>
      <w:r w:rsidR="001D0D70" w:rsidRPr="001D0D70">
        <w:rPr>
          <w:rFonts w:ascii="Times New Roman" w:hAnsi="Times New Roman"/>
          <w:sz w:val="24"/>
          <w:szCs w:val="24"/>
          <w:lang w:eastAsia="pt-BR"/>
        </w:rPr>
        <w:t>.</w:t>
      </w:r>
      <w:commentRangeStart w:id="439"/>
      <w:commentRangeEnd w:id="439"/>
      <w:r w:rsidR="001479FB">
        <w:rPr>
          <w:rStyle w:val="Refdecomentrio"/>
        </w:rPr>
        <w:commentReference w:id="439"/>
      </w:r>
    </w:p>
    <w:p w14:paraId="6D3AD374" w14:textId="69020526" w:rsidR="001D0D70" w:rsidDel="008C2C15" w:rsidRDefault="001D0D70" w:rsidP="001D0D70">
      <w:pPr>
        <w:tabs>
          <w:tab w:val="left" w:pos="426"/>
        </w:tabs>
        <w:spacing w:after="0" w:line="240" w:lineRule="auto"/>
        <w:jc w:val="both"/>
        <w:rPr>
          <w:del w:id="440" w:author="Ygo Batista" w:date="2020-05-30T19:47:00Z"/>
          <w:rFonts w:ascii="Times New Roman" w:hAnsi="Times New Roman"/>
          <w:sz w:val="24"/>
          <w:szCs w:val="24"/>
          <w:lang w:eastAsia="pt-BR"/>
        </w:rPr>
      </w:pP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6" w14:textId="4623DDD5" w:rsidR="00365FED" w:rsidDel="008C2C15" w:rsidRDefault="00365FED" w:rsidP="001D0D70">
      <w:pPr>
        <w:tabs>
          <w:tab w:val="left" w:pos="426"/>
        </w:tabs>
        <w:spacing w:after="0" w:line="240" w:lineRule="auto"/>
        <w:jc w:val="both"/>
        <w:rPr>
          <w:del w:id="441" w:author="Ygo Batista" w:date="2020-05-30T19:47:00Z"/>
          <w:rFonts w:ascii="Times New Roman" w:hAnsi="Times New Roman"/>
          <w:b/>
          <w:sz w:val="24"/>
          <w:szCs w:val="24"/>
          <w:lang w:eastAsia="pt-BR"/>
        </w:rPr>
      </w:pPr>
    </w:p>
    <w:p w14:paraId="6D3AD377" w14:textId="133EB34A" w:rsidR="00EB29DB" w:rsidRDefault="0040116E" w:rsidP="00EB29DB">
      <w:pPr>
        <w:tabs>
          <w:tab w:val="left" w:pos="426"/>
        </w:tabs>
        <w:spacing w:after="0" w:line="240" w:lineRule="auto"/>
        <w:jc w:val="both"/>
        <w:rPr>
          <w:ins w:id="442" w:author="Ygo Batista" w:date="2020-05-30T19:56:00Z"/>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del w:id="443" w:author="Ygo Batista" w:date="2020-05-30T19:50:00Z">
        <w:r w:rsidR="00EB29DB" w:rsidRPr="00EB29DB" w:rsidDel="0079609A">
          <w:rPr>
            <w:rFonts w:ascii="Times New Roman" w:hAnsi="Times New Roman"/>
            <w:sz w:val="24"/>
            <w:szCs w:val="24"/>
            <w:lang w:eastAsia="pt-BR"/>
          </w:rPr>
          <w:delText xml:space="preserve">elaboração </w:delText>
        </w:r>
      </w:del>
      <w:ins w:id="444" w:author="Ygo Batista" w:date="2020-05-30T19:50:00Z">
        <w:r w:rsidR="0079609A">
          <w:rPr>
            <w:rFonts w:ascii="Times New Roman" w:hAnsi="Times New Roman"/>
            <w:sz w:val="24"/>
            <w:szCs w:val="24"/>
            <w:lang w:eastAsia="pt-BR"/>
          </w:rPr>
          <w:t xml:space="preserve">visualização da </w:t>
        </w:r>
      </w:ins>
      <w:del w:id="445" w:author="Ygo Batista" w:date="2020-05-30T19:50:00Z">
        <w:r w:rsidR="00EB29DB" w:rsidRPr="00EB29DB" w:rsidDel="0079609A">
          <w:rPr>
            <w:rFonts w:ascii="Times New Roman" w:hAnsi="Times New Roman"/>
            <w:sz w:val="24"/>
            <w:szCs w:val="24"/>
            <w:lang w:eastAsia="pt-BR"/>
          </w:rPr>
          <w:delText>de uma escala da</w:delText>
        </w:r>
        <w:r w:rsidDel="0079609A">
          <w:rPr>
            <w:rFonts w:ascii="Times New Roman" w:hAnsi="Times New Roman"/>
            <w:sz w:val="24"/>
            <w:szCs w:val="24"/>
            <w:lang w:eastAsia="pt-BR"/>
          </w:rPr>
          <w:delText xml:space="preserve"> </w:delText>
        </w:r>
      </w:del>
      <w:r>
        <w:rPr>
          <w:rFonts w:ascii="Times New Roman" w:hAnsi="Times New Roman"/>
          <w:sz w:val="24"/>
          <w:szCs w:val="24"/>
          <w:lang w:eastAsia="pt-BR"/>
        </w:rPr>
        <w:t>intensidade de campo magnético</w:t>
      </w:r>
      <w:ins w:id="446" w:author="Ygo Batista" w:date="2020-05-30T19:50:00Z">
        <w:r w:rsidR="0079609A">
          <w:rPr>
            <w:rFonts w:ascii="Times New Roman" w:hAnsi="Times New Roman"/>
            <w:sz w:val="24"/>
            <w:szCs w:val="24"/>
            <w:lang w:eastAsia="pt-BR"/>
          </w:rPr>
          <w:t>, medido</w:t>
        </w:r>
      </w:ins>
      <w:r w:rsidR="00EB29DB" w:rsidRPr="00EB29DB">
        <w:rPr>
          <w:rFonts w:ascii="Times New Roman" w:hAnsi="Times New Roman"/>
          <w:sz w:val="24"/>
          <w:szCs w:val="24"/>
          <w:lang w:eastAsia="pt-BR"/>
        </w:rPr>
        <w:t xml:space="preserve"> em Gauss</w:t>
      </w:r>
      <w:del w:id="447" w:author="Ygo Batista" w:date="2020-05-30T19:50:00Z">
        <w:r w:rsidR="00EB29DB" w:rsidRPr="00EB29DB" w:rsidDel="0079609A">
          <w:rPr>
            <w:rFonts w:ascii="Times New Roman" w:hAnsi="Times New Roman"/>
            <w:sz w:val="24"/>
            <w:szCs w:val="24"/>
            <w:lang w:eastAsia="pt-BR"/>
          </w:rPr>
          <w:delText>, medidos</w:delText>
        </w:r>
      </w:del>
      <w:r w:rsidR="00EB29DB" w:rsidRPr="00EB29DB">
        <w:rPr>
          <w:rFonts w:ascii="Times New Roman" w:hAnsi="Times New Roman"/>
          <w:sz w:val="24"/>
          <w:szCs w:val="24"/>
          <w:lang w:eastAsia="pt-BR"/>
        </w:rPr>
        <w:t xml:space="preserve"> no sensor, uma vez que </w:t>
      </w:r>
      <w:ins w:id="448" w:author="Ygo Batista" w:date="2020-05-30T19:50:00Z">
        <w:r w:rsidR="0079609A">
          <w:rPr>
            <w:rFonts w:ascii="Times New Roman" w:hAnsi="Times New Roman"/>
            <w:sz w:val="24"/>
            <w:szCs w:val="24"/>
            <w:lang w:eastAsia="pt-BR"/>
          </w:rPr>
          <w:t xml:space="preserve">a razão </w:t>
        </w:r>
      </w:ins>
      <w:ins w:id="449" w:author="Ygo Batista" w:date="2020-05-30T19:51:00Z">
        <w:r w:rsidR="0079609A">
          <w:rPr>
            <w:rFonts w:ascii="Times New Roman" w:hAnsi="Times New Roman"/>
            <w:sz w:val="24"/>
            <w:szCs w:val="24"/>
            <w:lang w:eastAsia="pt-BR"/>
          </w:rPr>
          <w:t xml:space="preserve">é </w:t>
        </w:r>
      </w:ins>
      <w:del w:id="450" w:author="Ygo Batista" w:date="2020-05-30T19:51:00Z">
        <w:r w:rsidR="00EB29DB" w:rsidRPr="00EB29DB" w:rsidDel="0079609A">
          <w:rPr>
            <w:rFonts w:ascii="Times New Roman" w:hAnsi="Times New Roman"/>
            <w:sz w:val="24"/>
            <w:szCs w:val="24"/>
            <w:lang w:eastAsia="pt-BR"/>
          </w:rPr>
          <w:delText xml:space="preserve">segue uma </w:delText>
        </w:r>
      </w:del>
      <w:r w:rsidR="00EB29DB" w:rsidRPr="00EB29DB">
        <w:rPr>
          <w:rFonts w:ascii="Times New Roman" w:hAnsi="Times New Roman"/>
          <w:sz w:val="24"/>
          <w:szCs w:val="24"/>
          <w:lang w:eastAsia="pt-BR"/>
        </w:rPr>
        <w:t>linear</w:t>
      </w:r>
      <w:del w:id="451" w:author="Ygo Batista" w:date="2020-05-30T19:51:00Z">
        <w:r w:rsidR="00EB29DB" w:rsidRPr="00EB29DB" w:rsidDel="0079609A">
          <w:rPr>
            <w:rFonts w:ascii="Times New Roman" w:hAnsi="Times New Roman"/>
            <w:sz w:val="24"/>
            <w:szCs w:val="24"/>
            <w:lang w:eastAsia="pt-BR"/>
          </w:rPr>
          <w:delText>idade</w:delText>
        </w:r>
      </w:del>
      <w:r w:rsidR="00EB29DB" w:rsidRPr="00EB29DB">
        <w:rPr>
          <w:rFonts w:ascii="Times New Roman" w:hAnsi="Times New Roman"/>
          <w:sz w:val="24"/>
          <w:szCs w:val="24"/>
          <w:lang w:eastAsia="pt-BR"/>
        </w:rPr>
        <w:t xml:space="preserve">. </w:t>
      </w:r>
      <w:del w:id="452" w:author="Ygo Batista" w:date="2020-05-30T19:51:00Z">
        <w:r w:rsidR="00EB29DB" w:rsidRPr="00EB29DB" w:rsidDel="0076649C">
          <w:rPr>
            <w:rFonts w:ascii="Times New Roman" w:hAnsi="Times New Roman"/>
            <w:sz w:val="24"/>
            <w:szCs w:val="24"/>
            <w:lang w:eastAsia="pt-BR"/>
          </w:rPr>
          <w:delText xml:space="preserve">Abaixo, </w:delText>
        </w:r>
        <w:r w:rsidDel="0076649C">
          <w:rPr>
            <w:rFonts w:ascii="Times New Roman" w:hAnsi="Times New Roman"/>
            <w:sz w:val="24"/>
            <w:szCs w:val="24"/>
            <w:lang w:eastAsia="pt-BR"/>
          </w:rPr>
          <w:delText>n</w:delText>
        </w:r>
      </w:del>
      <w:ins w:id="453" w:author="Ygo Batista" w:date="2020-05-30T19:51:00Z">
        <w:r w:rsidR="0076649C">
          <w:rPr>
            <w:rFonts w:ascii="Times New Roman" w:hAnsi="Times New Roman"/>
            <w:sz w:val="24"/>
            <w:szCs w:val="24"/>
            <w:lang w:eastAsia="pt-BR"/>
          </w:rPr>
          <w:t>N</w:t>
        </w:r>
      </w:ins>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a relação entre 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ins w:id="454" w:author="Ygo Batista" w:date="2020-05-30T19:53:00Z">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ins>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8" w14:textId="42A3C5E1" w:rsidR="0040116E" w:rsidRPr="00EB29DB" w:rsidDel="0076649C" w:rsidRDefault="0040116E" w:rsidP="00EB29DB">
      <w:pPr>
        <w:tabs>
          <w:tab w:val="left" w:pos="426"/>
        </w:tabs>
        <w:spacing w:after="0" w:line="240" w:lineRule="auto"/>
        <w:jc w:val="both"/>
        <w:rPr>
          <w:del w:id="455" w:author="Ygo Batista" w:date="2020-05-30T19:51:00Z"/>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1F585EE0" w:rsidR="0040116E" w:rsidRDefault="00146D4B">
            <w:pPr>
              <w:spacing w:after="0" w:line="240" w:lineRule="auto"/>
              <w:jc w:val="center"/>
              <w:rPr>
                <w:rFonts w:ascii="Times New Roman" w:hAnsi="Times New Roman" w:cs="Times New Roman"/>
                <w:sz w:val="24"/>
                <w:szCs w:val="20"/>
              </w:rPr>
            </w:pPr>
            <w:ins w:id="456" w:author="Ygo Batista" w:date="2020-05-30T19:49:00Z">
              <w:r>
                <w:rPr>
                  <w:rFonts w:ascii="Times New Roman" w:hAnsi="Times New Roman" w:cs="Times New Roman"/>
                  <w:sz w:val="24"/>
                  <w:szCs w:val="20"/>
                </w:rPr>
                <w:t xml:space="preserve">&gt; </w:t>
              </w:r>
            </w:ins>
            <w:r w:rsidR="0040116E">
              <w:rPr>
                <w:rFonts w:ascii="Times New Roman" w:hAnsi="Times New Roman" w:cs="Times New Roman"/>
                <w:sz w:val="24"/>
                <w:szCs w:val="20"/>
              </w:rPr>
              <w:t xml:space="preserve">780 </w:t>
            </w:r>
            <w:del w:id="457" w:author="Ygo Batista" w:date="2020-05-30T19:49:00Z">
              <w:r w:rsidR="0040116E" w:rsidDel="00146D4B">
                <w:rPr>
                  <w:rFonts w:ascii="Times New Roman" w:hAnsi="Times New Roman" w:cs="Times New Roman"/>
                  <w:sz w:val="24"/>
                  <w:szCs w:val="20"/>
                </w:rPr>
                <w:delText xml:space="preserve">a 850 </w:delText>
              </w:r>
            </w:del>
            <w:r w:rsidR="0040116E">
              <w:rPr>
                <w:rFonts w:ascii="Times New Roman" w:hAnsi="Times New Roman" w:cs="Times New Roman"/>
                <w:sz w:val="24"/>
                <w:szCs w:val="20"/>
              </w:rPr>
              <w:t>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A0" w14:textId="5DB278DE" w:rsidR="00EB29DB" w:rsidRPr="00EB29DB" w:rsidDel="0076649C" w:rsidRDefault="00EB29DB" w:rsidP="00EB29DB">
      <w:pPr>
        <w:tabs>
          <w:tab w:val="left" w:pos="426"/>
        </w:tabs>
        <w:spacing w:after="0" w:line="240" w:lineRule="auto"/>
        <w:jc w:val="both"/>
        <w:rPr>
          <w:del w:id="458" w:author="Ygo Batista" w:date="2020-05-30T19:51:00Z"/>
          <w:rFonts w:ascii="Times New Roman" w:hAnsi="Times New Roman"/>
          <w:sz w:val="24"/>
          <w:szCs w:val="24"/>
          <w:lang w:eastAsia="pt-BR"/>
        </w:rPr>
      </w:pPr>
    </w:p>
    <w:p w14:paraId="6D3AD3A1" w14:textId="22D3C879" w:rsidR="00EB29DB" w:rsidRPr="00EB29DB" w:rsidDel="0076649C" w:rsidRDefault="00EB29DB" w:rsidP="00EB29DB">
      <w:pPr>
        <w:tabs>
          <w:tab w:val="left" w:pos="426"/>
        </w:tabs>
        <w:spacing w:after="0" w:line="240" w:lineRule="auto"/>
        <w:jc w:val="both"/>
        <w:rPr>
          <w:del w:id="459" w:author="Ygo Batista" w:date="2020-05-30T19:51:00Z"/>
          <w:rFonts w:ascii="Times New Roman" w:hAnsi="Times New Roman"/>
          <w:sz w:val="24"/>
          <w:szCs w:val="24"/>
          <w:lang w:eastAsia="pt-BR"/>
        </w:rPr>
      </w:pPr>
    </w:p>
    <w:p w14:paraId="6D3AD3A2" w14:textId="31BE8C0C" w:rsidR="00EB29DB" w:rsidRPr="00EB29DB" w:rsidDel="0076649C" w:rsidRDefault="00EB29DB" w:rsidP="00EB29DB">
      <w:pPr>
        <w:tabs>
          <w:tab w:val="left" w:pos="426"/>
        </w:tabs>
        <w:spacing w:after="0" w:line="240" w:lineRule="auto"/>
        <w:jc w:val="both"/>
        <w:rPr>
          <w:del w:id="460" w:author="Ygo Batista" w:date="2020-05-30T19:51:00Z"/>
          <w:rFonts w:ascii="Times New Roman" w:hAnsi="Times New Roman"/>
          <w:sz w:val="24"/>
          <w:szCs w:val="24"/>
          <w:lang w:eastAsia="pt-BR"/>
        </w:rPr>
      </w:pPr>
    </w:p>
    <w:p w14:paraId="6D3AD3A3" w14:textId="760F63C6" w:rsidR="00EB29DB" w:rsidRPr="00EB29DB" w:rsidDel="0076649C" w:rsidRDefault="00EB29DB" w:rsidP="00EB29DB">
      <w:pPr>
        <w:tabs>
          <w:tab w:val="left" w:pos="426"/>
        </w:tabs>
        <w:spacing w:after="0" w:line="240" w:lineRule="auto"/>
        <w:jc w:val="both"/>
        <w:rPr>
          <w:del w:id="461" w:author="Ygo Batista" w:date="2020-05-30T19:51:00Z"/>
          <w:rFonts w:ascii="Times New Roman" w:hAnsi="Times New Roman"/>
          <w:sz w:val="24"/>
          <w:szCs w:val="24"/>
          <w:lang w:eastAsia="pt-BR"/>
        </w:rPr>
      </w:pPr>
    </w:p>
    <w:p w14:paraId="6D3AD3A4" w14:textId="4773A4B5" w:rsidR="00EB29DB" w:rsidRPr="00EB29DB" w:rsidDel="0076649C" w:rsidRDefault="00EB29DB" w:rsidP="00EB29DB">
      <w:pPr>
        <w:tabs>
          <w:tab w:val="left" w:pos="426"/>
        </w:tabs>
        <w:spacing w:after="0" w:line="240" w:lineRule="auto"/>
        <w:jc w:val="both"/>
        <w:rPr>
          <w:del w:id="462" w:author="Ygo Batista" w:date="2020-05-30T19:51:00Z"/>
          <w:rFonts w:ascii="Times New Roman" w:hAnsi="Times New Roman"/>
          <w:sz w:val="24"/>
          <w:szCs w:val="24"/>
          <w:lang w:eastAsia="pt-BR"/>
        </w:rPr>
      </w:pPr>
    </w:p>
    <w:p w14:paraId="6D3AD3A5" w14:textId="3A827E4F" w:rsidR="00EB29DB" w:rsidRPr="00EB29DB" w:rsidDel="0076649C" w:rsidRDefault="00EB29DB" w:rsidP="00EB29DB">
      <w:pPr>
        <w:tabs>
          <w:tab w:val="left" w:pos="426"/>
        </w:tabs>
        <w:spacing w:after="0" w:line="240" w:lineRule="auto"/>
        <w:jc w:val="both"/>
        <w:rPr>
          <w:del w:id="463" w:author="Ygo Batista" w:date="2020-05-30T19:51:00Z"/>
          <w:rFonts w:ascii="Times New Roman" w:hAnsi="Times New Roman"/>
          <w:sz w:val="24"/>
          <w:szCs w:val="24"/>
          <w:lang w:eastAsia="pt-BR"/>
        </w:rPr>
      </w:pPr>
    </w:p>
    <w:p w14:paraId="6D3AD3A6" w14:textId="3B346C46" w:rsidR="00EB29DB" w:rsidRPr="00EB29DB" w:rsidDel="0076649C" w:rsidRDefault="00EB29DB" w:rsidP="00EB29DB">
      <w:pPr>
        <w:tabs>
          <w:tab w:val="left" w:pos="426"/>
        </w:tabs>
        <w:spacing w:after="0" w:line="240" w:lineRule="auto"/>
        <w:jc w:val="both"/>
        <w:rPr>
          <w:del w:id="464" w:author="Ygo Batista" w:date="2020-05-30T19:51:00Z"/>
          <w:rFonts w:ascii="Times New Roman" w:hAnsi="Times New Roman"/>
          <w:sz w:val="24"/>
          <w:szCs w:val="24"/>
          <w:lang w:eastAsia="pt-BR"/>
        </w:rPr>
      </w:pPr>
    </w:p>
    <w:p w14:paraId="6D3AD3A7" w14:textId="652A8F85" w:rsidR="00EB29DB" w:rsidRPr="00EB29DB" w:rsidDel="0076649C" w:rsidRDefault="00EB29DB" w:rsidP="00EB29DB">
      <w:pPr>
        <w:tabs>
          <w:tab w:val="left" w:pos="426"/>
        </w:tabs>
        <w:spacing w:after="0" w:line="240" w:lineRule="auto"/>
        <w:jc w:val="both"/>
        <w:rPr>
          <w:del w:id="465" w:author="Ygo Batista" w:date="2020-05-30T19:51:00Z"/>
          <w:rFonts w:ascii="Times New Roman" w:hAnsi="Times New Roman"/>
          <w:sz w:val="24"/>
          <w:szCs w:val="24"/>
          <w:lang w:eastAsia="pt-BR"/>
        </w:rPr>
      </w:pPr>
    </w:p>
    <w:p w14:paraId="6D3AD3A8" w14:textId="2CD0D635" w:rsidR="00EB29DB" w:rsidRPr="00EB29DB" w:rsidDel="0076649C" w:rsidRDefault="00EB29DB" w:rsidP="00EB29DB">
      <w:pPr>
        <w:tabs>
          <w:tab w:val="left" w:pos="426"/>
        </w:tabs>
        <w:spacing w:after="0" w:line="240" w:lineRule="auto"/>
        <w:jc w:val="both"/>
        <w:rPr>
          <w:del w:id="466" w:author="Ygo Batista" w:date="2020-05-30T19:51:00Z"/>
          <w:rFonts w:ascii="Times New Roman" w:hAnsi="Times New Roman"/>
          <w:sz w:val="24"/>
          <w:szCs w:val="24"/>
          <w:lang w:eastAsia="pt-BR"/>
        </w:rPr>
      </w:pPr>
    </w:p>
    <w:p w14:paraId="6D3AD3A9" w14:textId="62B67084" w:rsidR="00EB29DB" w:rsidRPr="00EB29DB" w:rsidDel="0076649C" w:rsidRDefault="00EB29DB" w:rsidP="00EB29DB">
      <w:pPr>
        <w:tabs>
          <w:tab w:val="left" w:pos="426"/>
        </w:tabs>
        <w:spacing w:after="0" w:line="240" w:lineRule="auto"/>
        <w:jc w:val="both"/>
        <w:rPr>
          <w:del w:id="467" w:author="Ygo Batista" w:date="2020-05-30T19:51:00Z"/>
          <w:rFonts w:ascii="Times New Roman" w:hAnsi="Times New Roman"/>
          <w:sz w:val="24"/>
          <w:szCs w:val="24"/>
          <w:lang w:eastAsia="pt-BR"/>
        </w:rPr>
      </w:pPr>
    </w:p>
    <w:p w14:paraId="6D3AD3AA" w14:textId="0C0759D0" w:rsidR="00EB29DB" w:rsidRPr="00EB29DB" w:rsidDel="0076649C" w:rsidRDefault="00EB29DB" w:rsidP="00EB29DB">
      <w:pPr>
        <w:tabs>
          <w:tab w:val="left" w:pos="426"/>
        </w:tabs>
        <w:spacing w:after="0" w:line="240" w:lineRule="auto"/>
        <w:jc w:val="both"/>
        <w:rPr>
          <w:del w:id="468" w:author="Ygo Batista" w:date="2020-05-30T19:51:00Z"/>
          <w:rFonts w:ascii="Times New Roman" w:hAnsi="Times New Roman"/>
          <w:sz w:val="24"/>
          <w:szCs w:val="24"/>
          <w:lang w:eastAsia="pt-BR"/>
        </w:rPr>
      </w:pPr>
    </w:p>
    <w:p w14:paraId="6D3AD3AB" w14:textId="110D3C95" w:rsidR="00EB29DB" w:rsidRPr="00EB29DB" w:rsidDel="0076649C" w:rsidRDefault="00EB29DB" w:rsidP="00EB29DB">
      <w:pPr>
        <w:tabs>
          <w:tab w:val="left" w:pos="426"/>
        </w:tabs>
        <w:spacing w:after="0" w:line="240" w:lineRule="auto"/>
        <w:jc w:val="both"/>
        <w:rPr>
          <w:del w:id="469" w:author="Ygo Batista" w:date="2020-05-30T19:51:00Z"/>
          <w:rFonts w:ascii="Times New Roman" w:hAnsi="Times New Roman"/>
          <w:sz w:val="24"/>
          <w:szCs w:val="24"/>
          <w:lang w:eastAsia="pt-BR"/>
        </w:rPr>
      </w:pPr>
    </w:p>
    <w:p w14:paraId="6D3AD3AC" w14:textId="43D9E690" w:rsidR="00EB29DB" w:rsidRPr="00EB29DB" w:rsidDel="0076649C" w:rsidRDefault="00EB29DB" w:rsidP="00EB29DB">
      <w:pPr>
        <w:tabs>
          <w:tab w:val="left" w:pos="426"/>
        </w:tabs>
        <w:spacing w:after="0" w:line="240" w:lineRule="auto"/>
        <w:jc w:val="both"/>
        <w:rPr>
          <w:del w:id="470" w:author="Ygo Batista" w:date="2020-05-30T19:51:00Z"/>
          <w:rFonts w:ascii="Times New Roman" w:hAnsi="Times New Roman"/>
          <w:sz w:val="24"/>
          <w:szCs w:val="24"/>
          <w:lang w:eastAsia="pt-BR"/>
        </w:rPr>
      </w:pPr>
    </w:p>
    <w:p w14:paraId="6D3AD3AD" w14:textId="196EF243" w:rsidR="00EB29DB" w:rsidRPr="00EB29DB" w:rsidDel="0076649C" w:rsidRDefault="00EB29DB" w:rsidP="00EB29DB">
      <w:pPr>
        <w:tabs>
          <w:tab w:val="left" w:pos="426"/>
        </w:tabs>
        <w:spacing w:after="0" w:line="240" w:lineRule="auto"/>
        <w:jc w:val="both"/>
        <w:rPr>
          <w:del w:id="471" w:author="Ygo Batista" w:date="2020-05-30T19:51:00Z"/>
          <w:rFonts w:ascii="Times New Roman" w:hAnsi="Times New Roman"/>
          <w:sz w:val="24"/>
          <w:szCs w:val="24"/>
          <w:lang w:eastAsia="pt-BR"/>
        </w:rPr>
      </w:pPr>
    </w:p>
    <w:p w14:paraId="6D3AD3AE" w14:textId="5050C6E9" w:rsidR="00EB29DB" w:rsidRPr="00EB29DB" w:rsidDel="0076649C" w:rsidRDefault="00EB29DB" w:rsidP="00EB29DB">
      <w:pPr>
        <w:tabs>
          <w:tab w:val="left" w:pos="426"/>
        </w:tabs>
        <w:spacing w:after="0" w:line="240" w:lineRule="auto"/>
        <w:jc w:val="both"/>
        <w:rPr>
          <w:del w:id="472" w:author="Ygo Batista" w:date="2020-05-30T19:51:00Z"/>
          <w:rFonts w:ascii="Times New Roman" w:hAnsi="Times New Roman"/>
          <w:sz w:val="24"/>
          <w:szCs w:val="24"/>
          <w:lang w:eastAsia="pt-BR"/>
        </w:rPr>
      </w:pPr>
    </w:p>
    <w:p w14:paraId="6D3AD3AF" w14:textId="45EBB8ED" w:rsidR="00EB29DB" w:rsidRPr="00EB29DB" w:rsidDel="0076649C" w:rsidRDefault="00EB29DB" w:rsidP="00EB29DB">
      <w:pPr>
        <w:tabs>
          <w:tab w:val="left" w:pos="426"/>
        </w:tabs>
        <w:spacing w:after="0" w:line="240" w:lineRule="auto"/>
        <w:jc w:val="both"/>
        <w:rPr>
          <w:del w:id="473" w:author="Ygo Batista" w:date="2020-05-30T19:51:00Z"/>
          <w:rFonts w:ascii="Times New Roman" w:hAnsi="Times New Roman"/>
          <w:sz w:val="24"/>
          <w:szCs w:val="24"/>
          <w:lang w:eastAsia="pt-BR"/>
        </w:rPr>
      </w:pPr>
    </w:p>
    <w:p w14:paraId="6D3AD3B0" w14:textId="7F224598" w:rsidR="00EB29DB" w:rsidRPr="00EB29DB" w:rsidDel="0076649C" w:rsidRDefault="00EB29DB" w:rsidP="00EB29DB">
      <w:pPr>
        <w:tabs>
          <w:tab w:val="left" w:pos="426"/>
        </w:tabs>
        <w:spacing w:after="0" w:line="240" w:lineRule="auto"/>
        <w:jc w:val="both"/>
        <w:rPr>
          <w:del w:id="474" w:author="Ygo Batista" w:date="2020-05-30T19:51:00Z"/>
          <w:rFonts w:ascii="Times New Roman" w:hAnsi="Times New Roman"/>
          <w:sz w:val="24"/>
          <w:szCs w:val="24"/>
          <w:lang w:eastAsia="pt-BR"/>
        </w:rPr>
      </w:pPr>
    </w:p>
    <w:p w14:paraId="6D3AD3B1" w14:textId="60D4CED4" w:rsidR="00EB29DB" w:rsidRPr="00EB29DB" w:rsidDel="0076649C" w:rsidRDefault="00EB29DB" w:rsidP="00EB29DB">
      <w:pPr>
        <w:tabs>
          <w:tab w:val="left" w:pos="426"/>
        </w:tabs>
        <w:spacing w:after="0" w:line="240" w:lineRule="auto"/>
        <w:jc w:val="both"/>
        <w:rPr>
          <w:del w:id="475" w:author="Ygo Batista" w:date="2020-05-30T19:51:00Z"/>
          <w:rFonts w:ascii="Times New Roman" w:hAnsi="Times New Roman"/>
          <w:sz w:val="24"/>
          <w:szCs w:val="24"/>
          <w:lang w:eastAsia="pt-BR"/>
        </w:rPr>
      </w:pP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w:t>
      </w:r>
      <w:commentRangeStart w:id="476"/>
      <w:r w:rsidR="00EB29DB" w:rsidRPr="0040116E">
        <w:rPr>
          <w:rFonts w:ascii="Times New Roman" w:hAnsi="Times New Roman"/>
          <w:sz w:val="20"/>
          <w:szCs w:val="20"/>
          <w:lang w:eastAsia="pt-BR"/>
        </w:rPr>
        <w:t>funcionamento</w:t>
      </w:r>
      <w:commentRangeEnd w:id="476"/>
      <w:r w:rsidR="00E0539F">
        <w:rPr>
          <w:rStyle w:val="Refdecomentrio"/>
        </w:rPr>
        <w:commentReference w:id="476"/>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pPr>
        <w:tabs>
          <w:tab w:val="left" w:pos="426"/>
        </w:tabs>
        <w:spacing w:after="0" w:line="240" w:lineRule="auto"/>
        <w:jc w:val="center"/>
        <w:rPr>
          <w:rFonts w:ascii="Times New Roman" w:hAnsi="Times New Roman"/>
          <w:sz w:val="20"/>
          <w:szCs w:val="20"/>
          <w:lang w:eastAsia="pt-BR"/>
        </w:rPr>
        <w:pPrChange w:id="477" w:author="Ygo Batista" w:date="2020-05-30T19:51:00Z">
          <w:pPr>
            <w:tabs>
              <w:tab w:val="left" w:pos="426"/>
            </w:tabs>
            <w:spacing w:after="0" w:line="240" w:lineRule="auto"/>
            <w:jc w:val="both"/>
          </w:pPr>
        </w:pPrChange>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ins w:id="478" w:author="Ygo Batista" w:date="2020-05-30T19:57:00Z"/>
          <w:rFonts w:ascii="Times New Roman" w:hAnsi="Times New Roman"/>
          <w:sz w:val="24"/>
          <w:szCs w:val="24"/>
          <w:lang w:eastAsia="pt-BR"/>
        </w:rPr>
      </w:pPr>
    </w:p>
    <w:p w14:paraId="04A547DF" w14:textId="112FA1A8" w:rsidR="00752151" w:rsidRPr="00EB29DB" w:rsidRDefault="00752151" w:rsidP="00752151">
      <w:pPr>
        <w:tabs>
          <w:tab w:val="left" w:pos="426"/>
        </w:tabs>
        <w:spacing w:after="0" w:line="240" w:lineRule="auto"/>
        <w:jc w:val="both"/>
        <w:rPr>
          <w:moveTo w:id="479" w:author="Ygo Batista" w:date="2020-05-30T19:57:00Z"/>
          <w:rFonts w:ascii="Times New Roman" w:hAnsi="Times New Roman"/>
          <w:sz w:val="24"/>
          <w:szCs w:val="24"/>
          <w:lang w:eastAsia="pt-BR"/>
        </w:rPr>
      </w:pPr>
      <w:moveToRangeStart w:id="480" w:author="Ygo Batista" w:date="2020-05-30T19:57:00Z" w:name="move41761060"/>
      <w:moveTo w:id="481" w:author="Ygo Batista" w:date="2020-05-30T19:57:00Z">
        <w:r>
          <w:rPr>
            <w:rFonts w:ascii="Times New Roman" w:hAnsi="Times New Roman"/>
            <w:sz w:val="24"/>
            <w:szCs w:val="24"/>
            <w:lang w:eastAsia="pt-BR"/>
          </w:rPr>
          <w:tab/>
        </w:r>
        <w:del w:id="482" w:author="Ygo Batista" w:date="2020-05-30T19:58:00Z">
          <w:r w:rsidDel="00C21C17">
            <w:rPr>
              <w:rFonts w:ascii="Times New Roman" w:hAnsi="Times New Roman"/>
              <w:sz w:val="24"/>
              <w:szCs w:val="24"/>
              <w:lang w:eastAsia="pt-BR"/>
            </w:rPr>
            <w:delText>A primeira etapa do</w:delText>
          </w:r>
          <w:r w:rsidRPr="00EB29DB" w:rsidDel="00C21C17">
            <w:rPr>
              <w:rFonts w:ascii="Times New Roman" w:hAnsi="Times New Roman"/>
              <w:sz w:val="24"/>
              <w:szCs w:val="24"/>
              <w:lang w:eastAsia="pt-BR"/>
            </w:rPr>
            <w:delText xml:space="preserve"> refinamento do circuito inicial </w:delText>
          </w:r>
          <w:r w:rsidDel="00C21C17">
            <w:rPr>
              <w:rFonts w:ascii="Times New Roman" w:hAnsi="Times New Roman"/>
              <w:sz w:val="24"/>
              <w:szCs w:val="24"/>
              <w:lang w:eastAsia="pt-BR"/>
            </w:rPr>
            <w:delText>mostrado na</w:delText>
          </w:r>
        </w:del>
      </w:moveTo>
      <w:ins w:id="483" w:author="Ygo Batista" w:date="2020-05-30T19:58:00Z">
        <w:r w:rsidR="00C21C17">
          <w:rPr>
            <w:rFonts w:ascii="Times New Roman" w:hAnsi="Times New Roman"/>
            <w:sz w:val="24"/>
            <w:szCs w:val="24"/>
            <w:lang w:eastAsia="pt-BR"/>
          </w:rPr>
          <w:t xml:space="preserve">Na segunda etapa, durante o PIBEX, foi obtido como resultado </w:t>
        </w:r>
      </w:ins>
      <w:moveTo w:id="484" w:author="Ygo Batista" w:date="2020-05-30T19:57:00Z">
        <w:del w:id="485" w:author="Ygo Batista" w:date="2020-05-30T20:00:00Z">
          <w:r w:rsidDel="00F53E1E">
            <w:rPr>
              <w:rFonts w:ascii="Times New Roman" w:hAnsi="Times New Roman"/>
              <w:sz w:val="24"/>
              <w:szCs w:val="24"/>
              <w:lang w:eastAsia="pt-BR"/>
            </w:rPr>
            <w:delText xml:space="preserve"> “</w:delText>
          </w:r>
          <w:commentRangeStart w:id="486"/>
          <w:r w:rsidDel="00F53E1E">
            <w:rPr>
              <w:rFonts w:ascii="Times New Roman" w:hAnsi="Times New Roman"/>
              <w:sz w:val="24"/>
              <w:szCs w:val="24"/>
              <w:lang w:eastAsia="pt-BR"/>
            </w:rPr>
            <w:delText>Figura</w:delText>
          </w:r>
        </w:del>
      </w:moveTo>
      <w:commentRangeEnd w:id="486"/>
      <w:del w:id="487" w:author="Ygo Batista" w:date="2020-05-30T20:00:00Z">
        <w:r w:rsidR="00C21C17" w:rsidDel="00F53E1E">
          <w:rPr>
            <w:rStyle w:val="Refdecomentrio"/>
          </w:rPr>
          <w:commentReference w:id="486"/>
        </w:r>
      </w:del>
      <w:moveTo w:id="488" w:author="Ygo Batista" w:date="2020-05-30T19:57:00Z">
        <w:del w:id="489" w:author="Ygo Batista" w:date="2020-05-30T20:00:00Z">
          <w:r w:rsidDel="00F53E1E">
            <w:rPr>
              <w:rFonts w:ascii="Times New Roman" w:hAnsi="Times New Roman"/>
              <w:sz w:val="24"/>
              <w:szCs w:val="24"/>
              <w:lang w:eastAsia="pt-BR"/>
            </w:rPr>
            <w:delText xml:space="preserve"> </w:delText>
          </w:r>
        </w:del>
        <w:del w:id="490" w:author="Ygo Batista" w:date="2020-05-30T19:57:00Z">
          <w:r w:rsidDel="00C21C17">
            <w:rPr>
              <w:rFonts w:ascii="Times New Roman" w:hAnsi="Times New Roman"/>
              <w:sz w:val="24"/>
              <w:szCs w:val="24"/>
              <w:lang w:eastAsia="pt-BR"/>
            </w:rPr>
            <w:delText>3</w:delText>
          </w:r>
        </w:del>
        <w:del w:id="491" w:author="Ygo Batista" w:date="2020-05-30T20:00:00Z">
          <w:r w:rsidDel="00F53E1E">
            <w:rPr>
              <w:rFonts w:ascii="Times New Roman" w:hAnsi="Times New Roman"/>
              <w:sz w:val="24"/>
              <w:szCs w:val="24"/>
              <w:lang w:eastAsia="pt-BR"/>
            </w:rPr>
            <w:delText>”</w:delText>
          </w:r>
        </w:del>
        <w:del w:id="492" w:author="Ygo Batista" w:date="2020-05-30T19:58:00Z">
          <w:r w:rsidRPr="00EB29DB" w:rsidDel="00313E08">
            <w:rPr>
              <w:rFonts w:ascii="Times New Roman" w:hAnsi="Times New Roman"/>
              <w:sz w:val="24"/>
              <w:szCs w:val="24"/>
              <w:lang w:eastAsia="pt-BR"/>
            </w:rPr>
            <w:delText xml:space="preserve"> deu-se por dois novos circuitos com estruturas mai</w:delText>
          </w:r>
          <w:r w:rsidDel="00313E08">
            <w:rPr>
              <w:rFonts w:ascii="Times New Roman" w:hAnsi="Times New Roman"/>
              <w:sz w:val="24"/>
              <w:szCs w:val="24"/>
              <w:lang w:eastAsia="pt-BR"/>
            </w:rPr>
            <w:delText>s complexas que foram</w:delText>
          </w:r>
          <w:r w:rsidRPr="00EB29DB" w:rsidDel="00313E08">
            <w:rPr>
              <w:rFonts w:ascii="Times New Roman" w:hAnsi="Times New Roman"/>
              <w:sz w:val="24"/>
              <w:szCs w:val="24"/>
              <w:lang w:eastAsia="pt-BR"/>
            </w:rPr>
            <w:delText xml:space="preserve"> simuladas via software </w:delText>
          </w:r>
          <w:r w:rsidRPr="002B1DA5" w:rsidDel="00313E08">
            <w:rPr>
              <w:rFonts w:ascii="Times New Roman" w:hAnsi="Times New Roman"/>
              <w:i/>
              <w:sz w:val="24"/>
              <w:szCs w:val="24"/>
              <w:lang w:eastAsia="pt-BR"/>
            </w:rPr>
            <w:delText>Proteus</w:delText>
          </w:r>
          <w:r w:rsidRPr="00EB29DB" w:rsidDel="00313E08">
            <w:rPr>
              <w:rFonts w:ascii="Times New Roman" w:hAnsi="Times New Roman"/>
              <w:sz w:val="24"/>
              <w:szCs w:val="24"/>
              <w:lang w:eastAsia="pt-BR"/>
            </w:rPr>
            <w:delText>, além disso</w:delText>
          </w:r>
        </w:del>
        <w:del w:id="493" w:author="Ygo Batista" w:date="2020-05-30T20:00:00Z">
          <w:r w:rsidRPr="00EB29DB" w:rsidDel="00F53E1E">
            <w:rPr>
              <w:rFonts w:ascii="Times New Roman" w:hAnsi="Times New Roman"/>
              <w:sz w:val="24"/>
              <w:szCs w:val="24"/>
              <w:lang w:eastAsia="pt-BR"/>
            </w:rPr>
            <w:delText xml:space="preserve"> </w:delText>
          </w:r>
        </w:del>
        <w:r w:rsidRPr="00EB29DB">
          <w:rPr>
            <w:rFonts w:ascii="Times New Roman" w:hAnsi="Times New Roman"/>
            <w:sz w:val="24"/>
            <w:szCs w:val="24"/>
            <w:lang w:eastAsia="pt-BR"/>
          </w:rPr>
          <w:t>duas placas de circuito impresso</w:t>
        </w:r>
        <w:del w:id="494" w:author="Ygo Batista" w:date="2020-05-30T20:00:00Z">
          <w:r w:rsidDel="00F53E1E">
            <w:rPr>
              <w:rFonts w:ascii="Times New Roman" w:hAnsi="Times New Roman"/>
              <w:sz w:val="24"/>
              <w:szCs w:val="24"/>
              <w:lang w:eastAsia="pt-BR"/>
            </w:rPr>
            <w:delText xml:space="preserve"> </w:delText>
          </w:r>
        </w:del>
        <w:del w:id="495" w:author="Ygo Batista" w:date="2020-05-30T19:59:00Z">
          <w:r w:rsidRPr="00EB29DB" w:rsidDel="00313E08">
            <w:rPr>
              <w:rFonts w:ascii="Times New Roman" w:hAnsi="Times New Roman"/>
              <w:sz w:val="24"/>
              <w:szCs w:val="24"/>
              <w:lang w:eastAsia="pt-BR"/>
            </w:rPr>
            <w:delText>serão produzidas</w:delText>
          </w:r>
          <w:r w:rsidDel="00313E08">
            <w:rPr>
              <w:rFonts w:ascii="Times New Roman" w:hAnsi="Times New Roman"/>
              <w:sz w:val="24"/>
              <w:szCs w:val="24"/>
              <w:lang w:eastAsia="pt-BR"/>
            </w:rPr>
            <w:delText xml:space="preserve"> a partir desses circuitos</w:delText>
          </w:r>
        </w:del>
        <w:r w:rsidRPr="00EB29DB">
          <w:rPr>
            <w:rFonts w:ascii="Times New Roman" w:hAnsi="Times New Roman"/>
            <w:sz w:val="24"/>
            <w:szCs w:val="24"/>
            <w:lang w:eastAsia="pt-BR"/>
          </w:rPr>
          <w:t xml:space="preserve">, </w:t>
        </w:r>
        <w:del w:id="496" w:author="Ygo Batista" w:date="2020-05-30T19:59:00Z">
          <w:r w:rsidRPr="00EB29DB" w:rsidDel="00313E08">
            <w:rPr>
              <w:rFonts w:ascii="Times New Roman" w:hAnsi="Times New Roman"/>
              <w:sz w:val="24"/>
              <w:szCs w:val="24"/>
              <w:lang w:eastAsia="pt-BR"/>
            </w:rPr>
            <w:delText>de modo que se interliguem entre si</w:delText>
          </w:r>
        </w:del>
      </w:moveTo>
      <w:ins w:id="497" w:author="Ygo Batista" w:date="2020-05-30T19:59:00Z">
        <w:r w:rsidR="00313E08">
          <w:rPr>
            <w:rFonts w:ascii="Times New Roman" w:hAnsi="Times New Roman"/>
            <w:sz w:val="24"/>
            <w:szCs w:val="24"/>
            <w:lang w:eastAsia="pt-BR"/>
          </w:rPr>
          <w:t xml:space="preserve">as quais são interconectáveis, </w:t>
        </w:r>
      </w:ins>
      <w:ins w:id="498" w:author="Ygo Batista" w:date="2020-05-30T20:00:00Z">
        <w:r w:rsidR="00F53E1E">
          <w:rPr>
            <w:rFonts w:ascii="Times New Roman" w:hAnsi="Times New Roman"/>
            <w:sz w:val="24"/>
            <w:szCs w:val="24"/>
            <w:lang w:eastAsia="pt-BR"/>
          </w:rPr>
          <w:t xml:space="preserve">e </w:t>
        </w:r>
      </w:ins>
      <w:ins w:id="499" w:author="Ygo Batista" w:date="2020-05-30T19:59:00Z">
        <w:r w:rsidR="000863E3">
          <w:rPr>
            <w:rFonts w:ascii="Times New Roman" w:hAnsi="Times New Roman"/>
            <w:sz w:val="24"/>
            <w:szCs w:val="24"/>
            <w:lang w:eastAsia="pt-BR"/>
          </w:rPr>
          <w:t xml:space="preserve">estão apresentadas na </w:t>
        </w:r>
      </w:ins>
      <w:moveTo w:id="500" w:author="Ygo Batista" w:date="2020-05-30T19:57:00Z">
        <w:del w:id="501" w:author="Ygo Batista" w:date="2020-05-30T19:59:00Z">
          <w:r w:rsidRPr="00EB29DB" w:rsidDel="000863E3">
            <w:rPr>
              <w:rFonts w:ascii="Times New Roman" w:hAnsi="Times New Roman"/>
              <w:sz w:val="24"/>
              <w:szCs w:val="24"/>
              <w:lang w:eastAsia="pt-BR"/>
            </w:rPr>
            <w:delText xml:space="preserve">. </w:delText>
          </w:r>
          <w:r w:rsidDel="000863E3">
            <w:rPr>
              <w:rFonts w:ascii="Times New Roman" w:hAnsi="Times New Roman"/>
              <w:sz w:val="24"/>
              <w:szCs w:val="24"/>
              <w:lang w:eastAsia="pt-BR"/>
            </w:rPr>
            <w:delText xml:space="preserve">A </w:delText>
          </w:r>
        </w:del>
        <w:r>
          <w:rPr>
            <w:rFonts w:ascii="Times New Roman" w:hAnsi="Times New Roman"/>
            <w:sz w:val="24"/>
            <w:szCs w:val="24"/>
            <w:lang w:eastAsia="pt-BR"/>
          </w:rPr>
          <w:t xml:space="preserve">“Figura </w:t>
        </w:r>
        <w:del w:id="502" w:author="Ygo Batista" w:date="2020-05-30T19:59:00Z">
          <w:r w:rsidDel="000863E3">
            <w:rPr>
              <w:rFonts w:ascii="Times New Roman" w:hAnsi="Times New Roman"/>
              <w:sz w:val="24"/>
              <w:szCs w:val="24"/>
              <w:lang w:eastAsia="pt-BR"/>
            </w:rPr>
            <w:delText>4</w:delText>
          </w:r>
        </w:del>
      </w:moveTo>
      <w:ins w:id="503" w:author="Pedro Henrique" w:date="2020-05-31T21:59:00Z">
        <w:r w:rsidR="001F1191">
          <w:rPr>
            <w:rFonts w:ascii="Times New Roman" w:hAnsi="Times New Roman"/>
            <w:sz w:val="24"/>
            <w:szCs w:val="24"/>
            <w:lang w:eastAsia="pt-BR"/>
          </w:rPr>
          <w:t>4</w:t>
        </w:r>
      </w:ins>
      <w:ins w:id="504" w:author="Ygo Batista" w:date="2020-05-30T19:59:00Z">
        <w:del w:id="505" w:author="Pedro Henrique" w:date="2020-05-31T21:59:00Z">
          <w:r w:rsidR="000863E3" w:rsidDel="001F1191">
            <w:rPr>
              <w:rFonts w:ascii="Times New Roman" w:hAnsi="Times New Roman"/>
              <w:sz w:val="24"/>
              <w:szCs w:val="24"/>
              <w:lang w:eastAsia="pt-BR"/>
            </w:rPr>
            <w:delText>5</w:delText>
          </w:r>
        </w:del>
      </w:ins>
      <w:moveTo w:id="506" w:author="Ygo Batista" w:date="2020-05-30T19:57:00Z">
        <w:r>
          <w:rPr>
            <w:rFonts w:ascii="Times New Roman" w:hAnsi="Times New Roman"/>
            <w:sz w:val="24"/>
            <w:szCs w:val="24"/>
            <w:lang w:eastAsia="pt-BR"/>
          </w:rPr>
          <w:t>”</w:t>
        </w:r>
        <w:del w:id="507" w:author="Ygo Batista" w:date="2020-05-30T19:59:00Z">
          <w:r w:rsidDel="000863E3">
            <w:rPr>
              <w:rFonts w:ascii="Times New Roman" w:hAnsi="Times New Roman"/>
              <w:sz w:val="24"/>
              <w:szCs w:val="24"/>
              <w:lang w:eastAsia="pt-BR"/>
            </w:rPr>
            <w:delText xml:space="preserve"> mostra</w:delText>
          </w:r>
          <w:r w:rsidRPr="00EB29DB" w:rsidDel="000863E3">
            <w:rPr>
              <w:rFonts w:ascii="Times New Roman" w:hAnsi="Times New Roman"/>
              <w:sz w:val="24"/>
              <w:szCs w:val="24"/>
              <w:lang w:eastAsia="pt-BR"/>
            </w:rPr>
            <w:delText xml:space="preserve"> as trilhas traçadas</w:delText>
          </w:r>
          <w:r w:rsidDel="000863E3">
            <w:rPr>
              <w:rFonts w:ascii="Times New Roman" w:hAnsi="Times New Roman"/>
              <w:sz w:val="24"/>
              <w:szCs w:val="24"/>
              <w:lang w:eastAsia="pt-BR"/>
            </w:rPr>
            <w:delText xml:space="preserve"> para a confecção das placas</w:delText>
          </w:r>
          <w:r w:rsidRPr="00EB29DB" w:rsidDel="000863E3">
            <w:rPr>
              <w:rFonts w:ascii="Times New Roman" w:hAnsi="Times New Roman"/>
              <w:sz w:val="24"/>
              <w:szCs w:val="24"/>
              <w:lang w:eastAsia="pt-BR"/>
            </w:rPr>
            <w:delText>:</w:delText>
          </w:r>
        </w:del>
      </w:moveTo>
      <w:ins w:id="508" w:author="Ygo Batista" w:date="2020-05-30T19:59:00Z">
        <w:r w:rsidR="000863E3">
          <w:rPr>
            <w:rFonts w:ascii="Times New Roman" w:hAnsi="Times New Roman"/>
            <w:sz w:val="24"/>
            <w:szCs w:val="24"/>
            <w:lang w:eastAsia="pt-BR"/>
          </w:rPr>
          <w:t>.</w:t>
        </w:r>
      </w:ins>
      <w:ins w:id="509" w:author="Ygo Batista" w:date="2020-05-30T20:00:00Z">
        <w:r w:rsidR="00F53E1E">
          <w:rPr>
            <w:rFonts w:ascii="Times New Roman" w:hAnsi="Times New Roman"/>
            <w:sz w:val="24"/>
            <w:szCs w:val="24"/>
            <w:lang w:eastAsia="pt-BR"/>
          </w:rPr>
          <w:t xml:space="preserve"> Como não é o foco deste artigo, não detalharemos o circuito elétrico destas </w:t>
        </w:r>
        <w:commentRangeStart w:id="510"/>
        <w:r w:rsidR="00F53E1E">
          <w:rPr>
            <w:rFonts w:ascii="Times New Roman" w:hAnsi="Times New Roman"/>
            <w:sz w:val="24"/>
            <w:szCs w:val="24"/>
            <w:lang w:eastAsia="pt-BR"/>
          </w:rPr>
          <w:t>placas</w:t>
        </w:r>
      </w:ins>
      <w:commentRangeEnd w:id="510"/>
      <w:ins w:id="511" w:author="Ygo Batista" w:date="2020-05-30T20:01:00Z">
        <w:r w:rsidR="00F53E1E">
          <w:rPr>
            <w:rStyle w:val="Refdecomentrio"/>
          </w:rPr>
          <w:commentReference w:id="510"/>
        </w:r>
      </w:ins>
      <w:ins w:id="512" w:author="Ygo Batista" w:date="2020-05-30T20:00:00Z">
        <w:r w:rsidR="00F53E1E">
          <w:rPr>
            <w:rFonts w:ascii="Times New Roman" w:hAnsi="Times New Roman"/>
            <w:sz w:val="24"/>
            <w:szCs w:val="24"/>
            <w:lang w:eastAsia="pt-BR"/>
          </w:rPr>
          <w:t>.</w:t>
        </w:r>
      </w:ins>
    </w:p>
    <w:p w14:paraId="53C2E12B" w14:textId="76BDC4B1" w:rsidR="00752151" w:rsidDel="000863E3" w:rsidRDefault="00752151" w:rsidP="00752151">
      <w:pPr>
        <w:tabs>
          <w:tab w:val="left" w:pos="426"/>
        </w:tabs>
        <w:spacing w:after="0" w:line="240" w:lineRule="auto"/>
        <w:jc w:val="both"/>
        <w:rPr>
          <w:del w:id="513" w:author="Ygo Batista" w:date="2020-05-30T20:00:00Z"/>
          <w:moveTo w:id="514" w:author="Ygo Batista" w:date="2020-05-30T19:57:00Z"/>
          <w:rFonts w:ascii="Times New Roman" w:hAnsi="Times New Roman"/>
          <w:sz w:val="24"/>
          <w:szCs w:val="24"/>
          <w:lang w:eastAsia="pt-BR"/>
        </w:rPr>
      </w:pPr>
    </w:p>
    <w:p w14:paraId="7645206F" w14:textId="692FA00D" w:rsidR="00752151" w:rsidDel="000863E3" w:rsidRDefault="00752151" w:rsidP="00752151">
      <w:pPr>
        <w:tabs>
          <w:tab w:val="left" w:pos="426"/>
        </w:tabs>
        <w:spacing w:after="0" w:line="240" w:lineRule="auto"/>
        <w:jc w:val="both"/>
        <w:rPr>
          <w:del w:id="515" w:author="Ygo Batista" w:date="2020-05-30T20:00:00Z"/>
          <w:moveTo w:id="516" w:author="Ygo Batista" w:date="2020-05-30T19:57:00Z"/>
          <w:rFonts w:ascii="Times New Roman" w:hAnsi="Times New Roman"/>
          <w:sz w:val="24"/>
          <w:szCs w:val="24"/>
          <w:lang w:eastAsia="pt-BR"/>
        </w:rPr>
      </w:pPr>
    </w:p>
    <w:p w14:paraId="54FA3F27" w14:textId="631C0656" w:rsidR="00752151" w:rsidDel="000863E3" w:rsidRDefault="00752151" w:rsidP="00752151">
      <w:pPr>
        <w:tabs>
          <w:tab w:val="left" w:pos="426"/>
        </w:tabs>
        <w:spacing w:after="0" w:line="240" w:lineRule="auto"/>
        <w:jc w:val="both"/>
        <w:rPr>
          <w:del w:id="517" w:author="Ygo Batista" w:date="2020-05-30T20:00:00Z"/>
          <w:moveTo w:id="518" w:author="Ygo Batista" w:date="2020-05-30T19:57:00Z"/>
          <w:rFonts w:ascii="Times New Roman" w:hAnsi="Times New Roman"/>
          <w:sz w:val="24"/>
          <w:szCs w:val="24"/>
          <w:lang w:eastAsia="pt-BR"/>
        </w:rPr>
      </w:pPr>
    </w:p>
    <w:p w14:paraId="1F55ACB0" w14:textId="452BF57F" w:rsidR="00752151" w:rsidDel="000863E3" w:rsidRDefault="00752151" w:rsidP="00752151">
      <w:pPr>
        <w:tabs>
          <w:tab w:val="left" w:pos="426"/>
        </w:tabs>
        <w:spacing w:after="0" w:line="240" w:lineRule="auto"/>
        <w:jc w:val="both"/>
        <w:rPr>
          <w:del w:id="519" w:author="Ygo Batista" w:date="2020-05-30T20:00:00Z"/>
          <w:moveTo w:id="520" w:author="Ygo Batista" w:date="2020-05-30T19:57:00Z"/>
          <w:rFonts w:ascii="Times New Roman" w:hAnsi="Times New Roman"/>
          <w:sz w:val="24"/>
          <w:szCs w:val="24"/>
          <w:lang w:eastAsia="pt-BR"/>
        </w:rPr>
      </w:pPr>
    </w:p>
    <w:p w14:paraId="34CE9688" w14:textId="4275E453" w:rsidR="00752151" w:rsidDel="000863E3" w:rsidRDefault="00752151" w:rsidP="00752151">
      <w:pPr>
        <w:tabs>
          <w:tab w:val="left" w:pos="426"/>
        </w:tabs>
        <w:spacing w:after="0" w:line="240" w:lineRule="auto"/>
        <w:jc w:val="both"/>
        <w:rPr>
          <w:del w:id="521" w:author="Ygo Batista" w:date="2020-05-30T20:00:00Z"/>
          <w:moveTo w:id="522" w:author="Ygo Batista" w:date="2020-05-30T19:57:00Z"/>
          <w:rFonts w:ascii="Times New Roman" w:hAnsi="Times New Roman"/>
          <w:sz w:val="24"/>
          <w:szCs w:val="24"/>
          <w:lang w:eastAsia="pt-BR"/>
        </w:rPr>
      </w:pPr>
    </w:p>
    <w:p w14:paraId="7471BAE4" w14:textId="3FC5202A" w:rsidR="00752151" w:rsidDel="000863E3" w:rsidRDefault="00752151" w:rsidP="00752151">
      <w:pPr>
        <w:tabs>
          <w:tab w:val="left" w:pos="426"/>
        </w:tabs>
        <w:spacing w:after="0" w:line="240" w:lineRule="auto"/>
        <w:jc w:val="both"/>
        <w:rPr>
          <w:del w:id="523" w:author="Ygo Batista" w:date="2020-05-30T20:00:00Z"/>
          <w:moveTo w:id="524" w:author="Ygo Batista" w:date="2020-05-30T19:57:00Z"/>
          <w:rFonts w:ascii="Times New Roman" w:hAnsi="Times New Roman"/>
          <w:sz w:val="24"/>
          <w:szCs w:val="24"/>
          <w:lang w:eastAsia="pt-BR"/>
        </w:rPr>
      </w:pPr>
    </w:p>
    <w:p w14:paraId="4A1BB4B7" w14:textId="086FC733" w:rsidR="00752151" w:rsidDel="000863E3" w:rsidRDefault="00752151" w:rsidP="00752151">
      <w:pPr>
        <w:tabs>
          <w:tab w:val="left" w:pos="426"/>
        </w:tabs>
        <w:spacing w:after="0" w:line="240" w:lineRule="auto"/>
        <w:jc w:val="both"/>
        <w:rPr>
          <w:del w:id="525" w:author="Ygo Batista" w:date="2020-05-30T20:00:00Z"/>
          <w:moveTo w:id="526" w:author="Ygo Batista" w:date="2020-05-30T19:57:00Z"/>
          <w:rFonts w:ascii="Times New Roman" w:hAnsi="Times New Roman"/>
          <w:sz w:val="24"/>
          <w:szCs w:val="24"/>
          <w:lang w:eastAsia="pt-BR"/>
        </w:rPr>
      </w:pPr>
    </w:p>
    <w:p w14:paraId="23F09BEF" w14:textId="43399E22" w:rsidR="00752151" w:rsidDel="000863E3" w:rsidRDefault="00752151" w:rsidP="00752151">
      <w:pPr>
        <w:tabs>
          <w:tab w:val="left" w:pos="426"/>
        </w:tabs>
        <w:spacing w:after="0" w:line="240" w:lineRule="auto"/>
        <w:jc w:val="both"/>
        <w:rPr>
          <w:del w:id="527" w:author="Ygo Batista" w:date="2020-05-30T20:00:00Z"/>
          <w:moveTo w:id="528" w:author="Ygo Batista" w:date="2020-05-30T19:57:00Z"/>
          <w:rFonts w:ascii="Times New Roman" w:hAnsi="Times New Roman"/>
          <w:sz w:val="24"/>
          <w:szCs w:val="24"/>
          <w:lang w:eastAsia="pt-BR"/>
        </w:rPr>
      </w:pPr>
    </w:p>
    <w:p w14:paraId="609AF64A" w14:textId="14745772" w:rsidR="00752151" w:rsidDel="000863E3" w:rsidRDefault="00752151" w:rsidP="00752151">
      <w:pPr>
        <w:tabs>
          <w:tab w:val="left" w:pos="426"/>
        </w:tabs>
        <w:spacing w:after="0" w:line="240" w:lineRule="auto"/>
        <w:jc w:val="both"/>
        <w:rPr>
          <w:del w:id="529" w:author="Ygo Batista" w:date="2020-05-30T20:00:00Z"/>
          <w:moveTo w:id="530" w:author="Ygo Batista" w:date="2020-05-30T19:57:00Z"/>
          <w:rFonts w:ascii="Times New Roman" w:hAnsi="Times New Roman"/>
          <w:sz w:val="24"/>
          <w:szCs w:val="24"/>
          <w:lang w:eastAsia="pt-BR"/>
        </w:rPr>
      </w:pPr>
    </w:p>
    <w:p w14:paraId="33E76640" w14:textId="4E4B62C4" w:rsidR="00752151" w:rsidDel="000863E3" w:rsidRDefault="00752151" w:rsidP="00752151">
      <w:pPr>
        <w:tabs>
          <w:tab w:val="left" w:pos="426"/>
        </w:tabs>
        <w:spacing w:after="0" w:line="240" w:lineRule="auto"/>
        <w:jc w:val="both"/>
        <w:rPr>
          <w:del w:id="531" w:author="Ygo Batista" w:date="2020-05-30T20:00:00Z"/>
          <w:moveTo w:id="532" w:author="Ygo Batista" w:date="2020-05-30T19:57:00Z"/>
          <w:rFonts w:ascii="Times New Roman" w:hAnsi="Times New Roman"/>
          <w:sz w:val="24"/>
          <w:szCs w:val="24"/>
          <w:lang w:eastAsia="pt-BR"/>
        </w:rPr>
      </w:pPr>
    </w:p>
    <w:p w14:paraId="4F4A7845" w14:textId="3D18D571" w:rsidR="00752151" w:rsidDel="000863E3" w:rsidRDefault="00752151" w:rsidP="00752151">
      <w:pPr>
        <w:tabs>
          <w:tab w:val="left" w:pos="426"/>
        </w:tabs>
        <w:spacing w:after="0" w:line="240" w:lineRule="auto"/>
        <w:jc w:val="both"/>
        <w:rPr>
          <w:del w:id="533" w:author="Ygo Batista" w:date="2020-05-30T20:00:00Z"/>
          <w:moveTo w:id="534" w:author="Ygo Batista" w:date="2020-05-30T19:57:00Z"/>
          <w:rFonts w:ascii="Times New Roman" w:hAnsi="Times New Roman"/>
          <w:sz w:val="24"/>
          <w:szCs w:val="24"/>
          <w:lang w:eastAsia="pt-BR"/>
        </w:rPr>
      </w:pPr>
    </w:p>
    <w:p w14:paraId="76F4D2CB" w14:textId="7CC11A87" w:rsidR="00752151" w:rsidDel="000863E3" w:rsidRDefault="00752151" w:rsidP="00752151">
      <w:pPr>
        <w:tabs>
          <w:tab w:val="left" w:pos="426"/>
        </w:tabs>
        <w:spacing w:after="0" w:line="240" w:lineRule="auto"/>
        <w:jc w:val="both"/>
        <w:rPr>
          <w:del w:id="535" w:author="Ygo Batista" w:date="2020-05-30T20:00:00Z"/>
          <w:moveTo w:id="536" w:author="Ygo Batista" w:date="2020-05-30T19:57:00Z"/>
          <w:rFonts w:ascii="Times New Roman" w:hAnsi="Times New Roman"/>
          <w:sz w:val="24"/>
          <w:szCs w:val="24"/>
          <w:lang w:eastAsia="pt-BR"/>
        </w:rPr>
      </w:pPr>
    </w:p>
    <w:p w14:paraId="2947ACE2" w14:textId="17239C04" w:rsidR="00752151" w:rsidRDefault="00752151" w:rsidP="00752151">
      <w:pPr>
        <w:tabs>
          <w:tab w:val="left" w:pos="426"/>
        </w:tabs>
        <w:spacing w:after="0" w:line="240" w:lineRule="auto"/>
        <w:jc w:val="both"/>
        <w:rPr>
          <w:ins w:id="537" w:author="Ygo Batista" w:date="2020-05-30T20:00:00Z"/>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ins w:id="538" w:author="Ygo Batista" w:date="2020-05-30T20:00:00Z"/>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ins w:id="539" w:author="Ygo Batista" w:date="2020-05-30T20:00:00Z"/>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moveTo w:id="540" w:author="Ygo Batista" w:date="2020-05-30T19:57:00Z"/>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moveTo w:id="541" w:author="Ygo Batista" w:date="2020-05-30T19:57:00Z"/>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moveTo w:id="542" w:author="Ygo Batista" w:date="2020-05-30T19:57:00Z"/>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moveTo w:id="543" w:author="Ygo Batista" w:date="2020-05-30T19:57:00Z"/>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moveTo w:id="544" w:author="Ygo Batista" w:date="2020-05-30T19:57:00Z"/>
          <w:rFonts w:ascii="Times New Roman" w:hAnsi="Times New Roman"/>
          <w:sz w:val="24"/>
          <w:szCs w:val="24"/>
          <w:lang w:eastAsia="pt-BR"/>
        </w:rPr>
      </w:pPr>
    </w:p>
    <w:p w14:paraId="7173EA07" w14:textId="6B5974E2" w:rsidR="00752151" w:rsidRPr="0072718F" w:rsidRDefault="00752151" w:rsidP="00752151">
      <w:pPr>
        <w:tabs>
          <w:tab w:val="left" w:pos="426"/>
        </w:tabs>
        <w:spacing w:after="0" w:line="240" w:lineRule="auto"/>
        <w:jc w:val="center"/>
        <w:rPr>
          <w:moveTo w:id="545" w:author="Ygo Batista" w:date="2020-05-30T19:57:00Z"/>
          <w:rFonts w:ascii="Times New Roman" w:hAnsi="Times New Roman"/>
          <w:sz w:val="20"/>
          <w:szCs w:val="20"/>
          <w:lang w:eastAsia="pt-BR"/>
        </w:rPr>
      </w:pPr>
      <w:moveTo w:id="546" w:author="Ygo Batista" w:date="2020-05-30T19:57:00Z">
        <w:r w:rsidRPr="0072718F">
          <w:rPr>
            <w:rFonts w:ascii="Times New Roman" w:hAnsi="Times New Roman"/>
            <w:sz w:val="20"/>
            <w:szCs w:val="20"/>
            <w:lang w:eastAsia="pt-BR"/>
          </w:rPr>
          <w:lastRenderedPageBreak/>
          <w:t xml:space="preserve">Figura </w:t>
        </w:r>
        <w:del w:id="547" w:author="Ygo Batista" w:date="2020-05-30T20:00:00Z">
          <w:r w:rsidRPr="0072718F" w:rsidDel="000863E3">
            <w:rPr>
              <w:rFonts w:ascii="Times New Roman" w:hAnsi="Times New Roman"/>
              <w:sz w:val="20"/>
              <w:szCs w:val="20"/>
              <w:lang w:eastAsia="pt-BR"/>
            </w:rPr>
            <w:delText>4</w:delText>
          </w:r>
        </w:del>
      </w:moveTo>
      <w:ins w:id="548" w:author="Pedro Henrique" w:date="2020-05-31T21:59:00Z">
        <w:r w:rsidR="001F1191">
          <w:rPr>
            <w:rFonts w:ascii="Times New Roman" w:hAnsi="Times New Roman"/>
            <w:sz w:val="20"/>
            <w:szCs w:val="20"/>
            <w:lang w:eastAsia="pt-BR"/>
          </w:rPr>
          <w:t>4</w:t>
        </w:r>
      </w:ins>
      <w:ins w:id="549" w:author="Ygo Batista" w:date="2020-05-30T20:00:00Z">
        <w:del w:id="550" w:author="Pedro Henrique" w:date="2020-05-31T21:59:00Z">
          <w:r w:rsidR="000863E3" w:rsidDel="001F1191">
            <w:rPr>
              <w:rFonts w:ascii="Times New Roman" w:hAnsi="Times New Roman"/>
              <w:sz w:val="20"/>
              <w:szCs w:val="20"/>
              <w:lang w:eastAsia="pt-BR"/>
            </w:rPr>
            <w:delText>5</w:delText>
          </w:r>
        </w:del>
      </w:ins>
      <w:moveTo w:id="551" w:author="Ygo Batista" w:date="2020-05-30T19:57:00Z">
        <w:r w:rsidRPr="0072718F">
          <w:rPr>
            <w:rFonts w:ascii="Times New Roman" w:hAnsi="Times New Roman"/>
            <w:sz w:val="20"/>
            <w:szCs w:val="20"/>
            <w:lang w:eastAsia="pt-BR"/>
          </w:rPr>
          <w:t xml:space="preserve"> – Esquemas das placas de circuito impresso.</w:t>
        </w:r>
      </w:moveTo>
    </w:p>
    <w:p w14:paraId="06E5F01A" w14:textId="77777777" w:rsidR="00752151" w:rsidRDefault="00752151" w:rsidP="00752151">
      <w:pPr>
        <w:tabs>
          <w:tab w:val="left" w:pos="426"/>
        </w:tabs>
        <w:spacing w:after="0" w:line="240" w:lineRule="auto"/>
        <w:jc w:val="center"/>
        <w:rPr>
          <w:moveTo w:id="552" w:author="Ygo Batista" w:date="2020-05-30T19:57:00Z"/>
          <w:rFonts w:ascii="Times New Roman" w:hAnsi="Times New Roman"/>
          <w:sz w:val="24"/>
          <w:szCs w:val="24"/>
          <w:lang w:eastAsia="pt-BR"/>
        </w:rPr>
      </w:pPr>
      <w:moveTo w:id="553" w:author="Ygo Batista" w:date="2020-05-30T19:57:00Z">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To>
    </w:p>
    <w:p w14:paraId="3E38DC1A" w14:textId="37AC65A1" w:rsidR="00752151" w:rsidRPr="0040116E" w:rsidRDefault="00752151">
      <w:pPr>
        <w:tabs>
          <w:tab w:val="left" w:pos="426"/>
        </w:tabs>
        <w:spacing w:after="0" w:line="240" w:lineRule="auto"/>
        <w:jc w:val="center"/>
        <w:rPr>
          <w:moveTo w:id="554" w:author="Ygo Batista" w:date="2020-05-30T19:57:00Z"/>
          <w:rFonts w:ascii="Times New Roman" w:hAnsi="Times New Roman"/>
          <w:sz w:val="20"/>
          <w:szCs w:val="20"/>
          <w:lang w:eastAsia="pt-BR"/>
        </w:rPr>
        <w:pPrChange w:id="555" w:author="Ygo Batista" w:date="2020-05-30T20:01:00Z">
          <w:pPr>
            <w:tabs>
              <w:tab w:val="left" w:pos="426"/>
            </w:tabs>
            <w:spacing w:after="0" w:line="240" w:lineRule="auto"/>
            <w:jc w:val="both"/>
          </w:pPr>
        </w:pPrChange>
      </w:pPr>
      <w:moveTo w:id="556" w:author="Ygo Batista" w:date="2020-05-30T19:57:00Z">
        <w:r w:rsidRPr="0040116E">
          <w:rPr>
            <w:rFonts w:ascii="Times New Roman" w:hAnsi="Times New Roman"/>
            <w:sz w:val="20"/>
            <w:szCs w:val="20"/>
            <w:lang w:eastAsia="pt-BR"/>
          </w:rPr>
          <w:t>Fonte: Própria (2019)</w:t>
        </w:r>
      </w:moveTo>
    </w:p>
    <w:p w14:paraId="2660B64D" w14:textId="14555A5A" w:rsidR="00752151" w:rsidRPr="00EB29DB" w:rsidDel="00F06CE6" w:rsidRDefault="005C5AB5" w:rsidP="00752151">
      <w:pPr>
        <w:tabs>
          <w:tab w:val="left" w:pos="426"/>
        </w:tabs>
        <w:spacing w:after="0" w:line="240" w:lineRule="auto"/>
        <w:jc w:val="center"/>
        <w:rPr>
          <w:del w:id="557" w:author="Ygo Batista" w:date="2020-05-30T20:01:00Z"/>
          <w:moveTo w:id="558" w:author="Ygo Batista" w:date="2020-05-30T19:57:00Z"/>
          <w:rFonts w:ascii="Times New Roman" w:hAnsi="Times New Roman"/>
          <w:sz w:val="24"/>
          <w:szCs w:val="24"/>
          <w:lang w:eastAsia="pt-BR"/>
        </w:rPr>
      </w:pPr>
      <w:ins w:id="559" w:author="Ygo Batista" w:date="2020-05-30T20:02:00Z">
        <w:r>
          <w:rPr>
            <w:rFonts w:ascii="Times New Roman" w:hAnsi="Times New Roman"/>
            <w:sz w:val="24"/>
            <w:szCs w:val="24"/>
            <w:lang w:eastAsia="pt-BR"/>
          </w:rPr>
          <w:tab/>
        </w:r>
      </w:ins>
    </w:p>
    <w:p w14:paraId="673E6E2E" w14:textId="44A31215" w:rsidR="00752151" w:rsidDel="00F06CE6" w:rsidRDefault="00752151" w:rsidP="00752151">
      <w:pPr>
        <w:tabs>
          <w:tab w:val="left" w:pos="426"/>
        </w:tabs>
        <w:spacing w:after="0" w:line="240" w:lineRule="auto"/>
        <w:jc w:val="both"/>
        <w:rPr>
          <w:del w:id="560" w:author="Ygo Batista" w:date="2020-05-30T20:01:00Z"/>
          <w:moveTo w:id="561" w:author="Ygo Batista" w:date="2020-05-30T19:57:00Z"/>
          <w:rFonts w:ascii="Times New Roman" w:hAnsi="Times New Roman"/>
          <w:sz w:val="24"/>
          <w:szCs w:val="24"/>
          <w:lang w:eastAsia="pt-BR"/>
        </w:rPr>
      </w:pPr>
      <w:moveTo w:id="562" w:author="Ygo Batista" w:date="2020-05-30T19:57:00Z">
        <w:del w:id="563" w:author="Ygo Batista" w:date="2020-05-30T20:01:00Z">
          <w:r w:rsidDel="00F06CE6">
            <w:rPr>
              <w:rFonts w:ascii="Times New Roman" w:hAnsi="Times New Roman"/>
              <w:sz w:val="24"/>
              <w:szCs w:val="24"/>
              <w:lang w:eastAsia="pt-BR"/>
            </w:rPr>
            <w:tab/>
          </w:r>
          <w:r w:rsidRPr="00EB29DB" w:rsidDel="00F53E1E">
            <w:rPr>
              <w:rFonts w:ascii="Times New Roman" w:hAnsi="Times New Roman"/>
              <w:sz w:val="24"/>
              <w:szCs w:val="24"/>
              <w:lang w:eastAsia="pt-BR"/>
            </w:rPr>
            <w:delText>Em breve, e</w:delText>
          </w:r>
          <w:r w:rsidRPr="00EB29DB" w:rsidDel="00F06CE6">
            <w:rPr>
              <w:rFonts w:ascii="Times New Roman" w:hAnsi="Times New Roman"/>
              <w:sz w:val="24"/>
              <w:szCs w:val="24"/>
              <w:lang w:eastAsia="pt-BR"/>
            </w:rPr>
            <w:delText>ssas placas de circuito impresso (PC</w:delText>
          </w:r>
          <w:r w:rsidRPr="00EB29DB" w:rsidDel="00F53E1E">
            <w:rPr>
              <w:rFonts w:ascii="Times New Roman" w:hAnsi="Times New Roman"/>
              <w:sz w:val="24"/>
              <w:szCs w:val="24"/>
              <w:lang w:eastAsia="pt-BR"/>
            </w:rPr>
            <w:delText>B</w:delText>
          </w:r>
          <w:r w:rsidRPr="00EB29DB" w:rsidDel="00F06CE6">
            <w:rPr>
              <w:rFonts w:ascii="Times New Roman" w:hAnsi="Times New Roman"/>
              <w:sz w:val="24"/>
              <w:szCs w:val="24"/>
              <w:lang w:eastAsia="pt-BR"/>
            </w:rPr>
            <w:delText xml:space="preserve">) serão produzidas, todos os dispositivos elétricos e eletrônicos serão soldados </w:delText>
          </w:r>
          <w:r w:rsidDel="00F06CE6">
            <w:rPr>
              <w:rFonts w:ascii="Times New Roman" w:hAnsi="Times New Roman"/>
              <w:sz w:val="24"/>
              <w:szCs w:val="24"/>
              <w:lang w:eastAsia="pt-BR"/>
            </w:rPr>
            <w:delText>nelas</w:delText>
          </w:r>
          <w:r w:rsidRPr="00EB29DB" w:rsidDel="00F06CE6">
            <w:rPr>
              <w:rFonts w:ascii="Times New Roman" w:hAnsi="Times New Roman"/>
              <w:sz w:val="24"/>
              <w:szCs w:val="24"/>
              <w:lang w:eastAsia="pt-BR"/>
            </w:rPr>
            <w:delText>, a fim de testar toda a fase simulada do circuito e o segundo protótipo já possa ser utilizado nas aulas de física experimental pelos professores do IFPE campus Pesqueira.</w:delText>
          </w:r>
        </w:del>
      </w:moveTo>
    </w:p>
    <w:moveToRangeEnd w:id="480"/>
    <w:p w14:paraId="6D3AD3B6" w14:textId="3EF9990E" w:rsidR="00EB29DB" w:rsidRPr="00EB29DB" w:rsidDel="00F06CE6" w:rsidRDefault="00EB29DB" w:rsidP="00EB29DB">
      <w:pPr>
        <w:tabs>
          <w:tab w:val="left" w:pos="426"/>
        </w:tabs>
        <w:spacing w:after="0" w:line="240" w:lineRule="auto"/>
        <w:jc w:val="both"/>
        <w:rPr>
          <w:del w:id="564" w:author="Ygo Batista" w:date="2020-05-30T20:01:00Z"/>
          <w:rFonts w:ascii="Times New Roman" w:hAnsi="Times New Roman"/>
          <w:sz w:val="24"/>
          <w:szCs w:val="24"/>
          <w:lang w:eastAsia="pt-BR"/>
        </w:rPr>
      </w:pPr>
    </w:p>
    <w:p w14:paraId="6D3AD3B7" w14:textId="6F271E24" w:rsidR="00EB29DB" w:rsidRPr="00EB29DB" w:rsidRDefault="0040116E" w:rsidP="00EB29DB">
      <w:pPr>
        <w:tabs>
          <w:tab w:val="left" w:pos="426"/>
        </w:tabs>
        <w:spacing w:after="0" w:line="240" w:lineRule="auto"/>
        <w:jc w:val="both"/>
        <w:rPr>
          <w:rFonts w:ascii="Times New Roman" w:hAnsi="Times New Roman"/>
          <w:sz w:val="24"/>
          <w:szCs w:val="24"/>
          <w:lang w:eastAsia="pt-BR"/>
        </w:rPr>
      </w:pPr>
      <w:del w:id="565" w:author="Ygo Batista" w:date="2020-05-30T20:01:00Z">
        <w:r w:rsidDel="00F06CE6">
          <w:rPr>
            <w:rFonts w:ascii="Times New Roman" w:hAnsi="Times New Roman"/>
            <w:sz w:val="24"/>
            <w:szCs w:val="24"/>
            <w:lang w:eastAsia="pt-BR"/>
          </w:rPr>
          <w:tab/>
        </w:r>
      </w:del>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ins w:id="566" w:author="Ygo Batista" w:date="2020-05-30T20:02:00Z">
        <w:r w:rsidR="00DA78BB">
          <w:rPr>
            <w:rFonts w:ascii="Times New Roman" w:hAnsi="Times New Roman"/>
            <w:sz w:val="24"/>
            <w:szCs w:val="24"/>
            <w:lang w:eastAsia="pt-BR"/>
          </w:rPr>
          <w:t xml:space="preserve"> Pesqueira</w:t>
        </w:r>
      </w:ins>
      <w:del w:id="567" w:author="Ygo Batista" w:date="2020-05-30T20:03:00Z">
        <w:r w:rsidR="00EB29DB" w:rsidRPr="00EB29DB" w:rsidDel="00DA78BB">
          <w:rPr>
            <w:rFonts w:ascii="Times New Roman" w:hAnsi="Times New Roman"/>
            <w:sz w:val="24"/>
            <w:szCs w:val="24"/>
            <w:lang w:eastAsia="pt-BR"/>
          </w:rPr>
          <w:delText xml:space="preserve"> e em planos de aula baseados em metodologias teóricas expositivas</w:delText>
        </w:r>
      </w:del>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del w:id="568" w:author="Pedro Henrique" w:date="2020-05-31T21:59:00Z">
        <w:r w:rsidR="00EB29DB" w:rsidRPr="00EB29DB" w:rsidDel="001F1191">
          <w:rPr>
            <w:rFonts w:ascii="Times New Roman" w:hAnsi="Times New Roman"/>
            <w:sz w:val="24"/>
            <w:szCs w:val="24"/>
            <w:lang w:eastAsia="pt-BR"/>
          </w:rPr>
          <w:delText>Pesqueira</w:delText>
        </w:r>
      </w:del>
      <w:ins w:id="569" w:author="Pedro Henrique" w:date="2020-05-31T21:59:00Z">
        <w:r w:rsidR="001F1191" w:rsidRPr="00EB29DB">
          <w:rPr>
            <w:rFonts w:ascii="Times New Roman" w:hAnsi="Times New Roman"/>
            <w:sz w:val="24"/>
            <w:szCs w:val="24"/>
            <w:lang w:eastAsia="pt-BR"/>
          </w:rPr>
          <w:t>Pesqueira,</w:t>
        </w:r>
      </w:ins>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w:t>
      </w:r>
      <w:commentRangeStart w:id="570"/>
      <w:r w:rsidR="00EB29DB" w:rsidRPr="00EB29DB">
        <w:rPr>
          <w:rFonts w:ascii="Times New Roman" w:hAnsi="Times New Roman"/>
          <w:sz w:val="24"/>
          <w:szCs w:val="24"/>
          <w:lang w:eastAsia="pt-BR"/>
        </w:rPr>
        <w:t>Brasil</w:t>
      </w:r>
      <w:commentRangeEnd w:id="570"/>
      <w:r w:rsidR="00125522">
        <w:rPr>
          <w:rStyle w:val="Refdecomentrio"/>
        </w:rPr>
        <w:commentReference w:id="570"/>
      </w:r>
      <w:r w:rsidR="00EB29DB" w:rsidRPr="00EB29DB">
        <w:rPr>
          <w:rFonts w:ascii="Times New Roman" w:hAnsi="Times New Roman"/>
          <w:sz w:val="24"/>
          <w:szCs w:val="24"/>
          <w:lang w:eastAsia="pt-BR"/>
        </w:rPr>
        <w:t>.</w:t>
      </w:r>
      <w:bookmarkStart w:id="571" w:name="_GoBack"/>
      <w:bookmarkEnd w:id="571"/>
    </w:p>
    <w:p w14:paraId="6D3AD3B8" w14:textId="6DB2D7BC" w:rsidR="00EB29DB" w:rsidRPr="00EB29DB" w:rsidDel="00752151" w:rsidRDefault="007B5EBC" w:rsidP="00EB29DB">
      <w:pPr>
        <w:tabs>
          <w:tab w:val="left" w:pos="426"/>
        </w:tabs>
        <w:spacing w:after="0" w:line="240" w:lineRule="auto"/>
        <w:jc w:val="both"/>
        <w:rPr>
          <w:moveFrom w:id="572" w:author="Ygo Batista" w:date="2020-05-30T19:57:00Z"/>
          <w:rFonts w:ascii="Times New Roman" w:hAnsi="Times New Roman"/>
          <w:sz w:val="24"/>
          <w:szCs w:val="24"/>
          <w:lang w:eastAsia="pt-BR"/>
        </w:rPr>
      </w:pPr>
      <w:moveFromRangeStart w:id="573" w:author="Ygo Batista" w:date="2020-05-30T19:57:00Z" w:name="move41761060"/>
      <w:moveFrom w:id="574" w:author="Ygo Batista" w:date="2020-05-30T19:57:00Z">
        <w:r w:rsidDel="00752151">
          <w:rPr>
            <w:rFonts w:ascii="Times New Roman" w:hAnsi="Times New Roman"/>
            <w:sz w:val="24"/>
            <w:szCs w:val="24"/>
            <w:lang w:eastAsia="pt-BR"/>
          </w:rPr>
          <w:tab/>
        </w:r>
        <w:r w:rsidR="002B1DA5" w:rsidDel="00752151">
          <w:rPr>
            <w:rFonts w:ascii="Times New Roman" w:hAnsi="Times New Roman"/>
            <w:sz w:val="24"/>
            <w:szCs w:val="24"/>
            <w:lang w:eastAsia="pt-BR"/>
          </w:rPr>
          <w:t>A primeira etapa do</w:t>
        </w:r>
        <w:r w:rsidR="00EB29DB" w:rsidRPr="00EB29DB" w:rsidDel="00752151">
          <w:rPr>
            <w:rFonts w:ascii="Times New Roman" w:hAnsi="Times New Roman"/>
            <w:sz w:val="24"/>
            <w:szCs w:val="24"/>
            <w:lang w:eastAsia="pt-BR"/>
          </w:rPr>
          <w:t xml:space="preserve"> refinamento do circuito inicial </w:t>
        </w:r>
        <w:r w:rsidR="002B1DA5" w:rsidDel="00752151">
          <w:rPr>
            <w:rFonts w:ascii="Times New Roman" w:hAnsi="Times New Roman"/>
            <w:sz w:val="24"/>
            <w:szCs w:val="24"/>
            <w:lang w:eastAsia="pt-BR"/>
          </w:rPr>
          <w:t>mostrado na “Figura 3”</w:t>
        </w:r>
        <w:r w:rsidR="00EB29DB" w:rsidRPr="00EB29DB" w:rsidDel="00752151">
          <w:rPr>
            <w:rFonts w:ascii="Times New Roman" w:hAnsi="Times New Roman"/>
            <w:sz w:val="24"/>
            <w:szCs w:val="24"/>
            <w:lang w:eastAsia="pt-BR"/>
          </w:rPr>
          <w:t xml:space="preserve"> deu-se por dois novos circuitos com estruturas mai</w:t>
        </w:r>
        <w:r w:rsidR="002B1DA5" w:rsidDel="00752151">
          <w:rPr>
            <w:rFonts w:ascii="Times New Roman" w:hAnsi="Times New Roman"/>
            <w:sz w:val="24"/>
            <w:szCs w:val="24"/>
            <w:lang w:eastAsia="pt-BR"/>
          </w:rPr>
          <w:t>s complexas que foram</w:t>
        </w:r>
        <w:r w:rsidR="00EB29DB" w:rsidRPr="00EB29DB" w:rsidDel="00752151">
          <w:rPr>
            <w:rFonts w:ascii="Times New Roman" w:hAnsi="Times New Roman"/>
            <w:sz w:val="24"/>
            <w:szCs w:val="24"/>
            <w:lang w:eastAsia="pt-BR"/>
          </w:rPr>
          <w:t xml:space="preserve"> simuladas via software </w:t>
        </w:r>
        <w:r w:rsidR="002B1DA5" w:rsidRPr="002B1DA5" w:rsidDel="00752151">
          <w:rPr>
            <w:rFonts w:ascii="Times New Roman" w:hAnsi="Times New Roman"/>
            <w:i/>
            <w:sz w:val="24"/>
            <w:szCs w:val="24"/>
            <w:lang w:eastAsia="pt-BR"/>
          </w:rPr>
          <w:t>Proteus</w:t>
        </w:r>
        <w:r w:rsidR="00EB29DB" w:rsidRPr="00EB29DB" w:rsidDel="00752151">
          <w:rPr>
            <w:rFonts w:ascii="Times New Roman" w:hAnsi="Times New Roman"/>
            <w:sz w:val="24"/>
            <w:szCs w:val="24"/>
            <w:lang w:eastAsia="pt-BR"/>
          </w:rPr>
          <w:t>, além disso duas placas de circuito impresso</w:t>
        </w:r>
        <w:r w:rsidR="002B1DA5" w:rsidDel="00752151">
          <w:rPr>
            <w:rFonts w:ascii="Times New Roman" w:hAnsi="Times New Roman"/>
            <w:sz w:val="24"/>
            <w:szCs w:val="24"/>
            <w:lang w:eastAsia="pt-BR"/>
          </w:rPr>
          <w:t xml:space="preserve"> </w:t>
        </w:r>
        <w:r w:rsidR="00EB29DB" w:rsidRPr="00EB29DB" w:rsidDel="00752151">
          <w:rPr>
            <w:rFonts w:ascii="Times New Roman" w:hAnsi="Times New Roman"/>
            <w:sz w:val="24"/>
            <w:szCs w:val="24"/>
            <w:lang w:eastAsia="pt-BR"/>
          </w:rPr>
          <w:t>serão produzidas</w:t>
        </w:r>
        <w:r w:rsidR="002B1DA5" w:rsidDel="00752151">
          <w:rPr>
            <w:rFonts w:ascii="Times New Roman" w:hAnsi="Times New Roman"/>
            <w:sz w:val="24"/>
            <w:szCs w:val="24"/>
            <w:lang w:eastAsia="pt-BR"/>
          </w:rPr>
          <w:t xml:space="preserve"> a partir desses circuitos</w:t>
        </w:r>
        <w:r w:rsidR="00EB29DB" w:rsidRPr="00EB29DB" w:rsidDel="00752151">
          <w:rPr>
            <w:rFonts w:ascii="Times New Roman" w:hAnsi="Times New Roman"/>
            <w:sz w:val="24"/>
            <w:szCs w:val="24"/>
            <w:lang w:eastAsia="pt-BR"/>
          </w:rPr>
          <w:t xml:space="preserve">, de modo que se interliguem entre si. </w:t>
        </w:r>
        <w:r w:rsidR="002B1DA5" w:rsidDel="00752151">
          <w:rPr>
            <w:rFonts w:ascii="Times New Roman" w:hAnsi="Times New Roman"/>
            <w:sz w:val="24"/>
            <w:szCs w:val="24"/>
            <w:lang w:eastAsia="pt-BR"/>
          </w:rPr>
          <w:t>A “Figura 4” mostra</w:t>
        </w:r>
        <w:r w:rsidR="00EB29DB" w:rsidRPr="00EB29DB" w:rsidDel="00752151">
          <w:rPr>
            <w:rFonts w:ascii="Times New Roman" w:hAnsi="Times New Roman"/>
            <w:sz w:val="24"/>
            <w:szCs w:val="24"/>
            <w:lang w:eastAsia="pt-BR"/>
          </w:rPr>
          <w:t xml:space="preserve"> as trilhas traçadas</w:t>
        </w:r>
        <w:r w:rsidR="002B1DA5" w:rsidDel="00752151">
          <w:rPr>
            <w:rFonts w:ascii="Times New Roman" w:hAnsi="Times New Roman"/>
            <w:sz w:val="24"/>
            <w:szCs w:val="24"/>
            <w:lang w:eastAsia="pt-BR"/>
          </w:rPr>
          <w:t xml:space="preserve"> para a confecção das placas</w:t>
        </w:r>
        <w:r w:rsidR="00EB29DB" w:rsidRPr="00EB29DB" w:rsidDel="00752151">
          <w:rPr>
            <w:rFonts w:ascii="Times New Roman" w:hAnsi="Times New Roman"/>
            <w:sz w:val="24"/>
            <w:szCs w:val="24"/>
            <w:lang w:eastAsia="pt-BR"/>
          </w:rPr>
          <w:t>:</w:t>
        </w:r>
      </w:moveFrom>
    </w:p>
    <w:p w14:paraId="6D3AD3B9" w14:textId="010B31C6" w:rsidR="00EB29DB" w:rsidDel="00752151" w:rsidRDefault="00EB29DB" w:rsidP="00EB29DB">
      <w:pPr>
        <w:tabs>
          <w:tab w:val="left" w:pos="426"/>
        </w:tabs>
        <w:spacing w:after="0" w:line="240" w:lineRule="auto"/>
        <w:jc w:val="both"/>
        <w:rPr>
          <w:moveFrom w:id="575" w:author="Ygo Batista" w:date="2020-05-30T19:57:00Z"/>
          <w:rFonts w:ascii="Times New Roman" w:hAnsi="Times New Roman"/>
          <w:sz w:val="24"/>
          <w:szCs w:val="24"/>
          <w:lang w:eastAsia="pt-BR"/>
        </w:rPr>
      </w:pPr>
    </w:p>
    <w:p w14:paraId="6D3AD3BA" w14:textId="258130C1" w:rsidR="0072718F" w:rsidDel="00752151" w:rsidRDefault="0072718F" w:rsidP="00EB29DB">
      <w:pPr>
        <w:tabs>
          <w:tab w:val="left" w:pos="426"/>
        </w:tabs>
        <w:spacing w:after="0" w:line="240" w:lineRule="auto"/>
        <w:jc w:val="both"/>
        <w:rPr>
          <w:moveFrom w:id="576" w:author="Ygo Batista" w:date="2020-05-30T19:57:00Z"/>
          <w:rFonts w:ascii="Times New Roman" w:hAnsi="Times New Roman"/>
          <w:sz w:val="24"/>
          <w:szCs w:val="24"/>
          <w:lang w:eastAsia="pt-BR"/>
        </w:rPr>
      </w:pPr>
    </w:p>
    <w:p w14:paraId="6D3AD3BB" w14:textId="68381BF4" w:rsidR="0072718F" w:rsidDel="00752151" w:rsidRDefault="0072718F" w:rsidP="00EB29DB">
      <w:pPr>
        <w:tabs>
          <w:tab w:val="left" w:pos="426"/>
        </w:tabs>
        <w:spacing w:after="0" w:line="240" w:lineRule="auto"/>
        <w:jc w:val="both"/>
        <w:rPr>
          <w:moveFrom w:id="577" w:author="Ygo Batista" w:date="2020-05-30T19:57:00Z"/>
          <w:rFonts w:ascii="Times New Roman" w:hAnsi="Times New Roman"/>
          <w:sz w:val="24"/>
          <w:szCs w:val="24"/>
          <w:lang w:eastAsia="pt-BR"/>
        </w:rPr>
      </w:pPr>
    </w:p>
    <w:p w14:paraId="6D3AD3BC" w14:textId="4B953BB1" w:rsidR="0072718F" w:rsidDel="00752151" w:rsidRDefault="0072718F" w:rsidP="00EB29DB">
      <w:pPr>
        <w:tabs>
          <w:tab w:val="left" w:pos="426"/>
        </w:tabs>
        <w:spacing w:after="0" w:line="240" w:lineRule="auto"/>
        <w:jc w:val="both"/>
        <w:rPr>
          <w:moveFrom w:id="578" w:author="Ygo Batista" w:date="2020-05-30T19:57:00Z"/>
          <w:rFonts w:ascii="Times New Roman" w:hAnsi="Times New Roman"/>
          <w:sz w:val="24"/>
          <w:szCs w:val="24"/>
          <w:lang w:eastAsia="pt-BR"/>
        </w:rPr>
      </w:pPr>
    </w:p>
    <w:p w14:paraId="6D3AD3BD" w14:textId="371FC194" w:rsidR="0072718F" w:rsidDel="00752151" w:rsidRDefault="0072718F" w:rsidP="00EB29DB">
      <w:pPr>
        <w:tabs>
          <w:tab w:val="left" w:pos="426"/>
        </w:tabs>
        <w:spacing w:after="0" w:line="240" w:lineRule="auto"/>
        <w:jc w:val="both"/>
        <w:rPr>
          <w:moveFrom w:id="579" w:author="Ygo Batista" w:date="2020-05-30T19:57:00Z"/>
          <w:rFonts w:ascii="Times New Roman" w:hAnsi="Times New Roman"/>
          <w:sz w:val="24"/>
          <w:szCs w:val="24"/>
          <w:lang w:eastAsia="pt-BR"/>
        </w:rPr>
      </w:pPr>
    </w:p>
    <w:p w14:paraId="6D3AD3BE" w14:textId="58522128" w:rsidR="0072718F" w:rsidDel="00752151" w:rsidRDefault="0072718F" w:rsidP="00EB29DB">
      <w:pPr>
        <w:tabs>
          <w:tab w:val="left" w:pos="426"/>
        </w:tabs>
        <w:spacing w:after="0" w:line="240" w:lineRule="auto"/>
        <w:jc w:val="both"/>
        <w:rPr>
          <w:moveFrom w:id="580" w:author="Ygo Batista" w:date="2020-05-30T19:57:00Z"/>
          <w:rFonts w:ascii="Times New Roman" w:hAnsi="Times New Roman"/>
          <w:sz w:val="24"/>
          <w:szCs w:val="24"/>
          <w:lang w:eastAsia="pt-BR"/>
        </w:rPr>
      </w:pPr>
    </w:p>
    <w:p w14:paraId="6D3AD3BF" w14:textId="61CEE5ED" w:rsidR="0072718F" w:rsidDel="00752151" w:rsidRDefault="0072718F" w:rsidP="00EB29DB">
      <w:pPr>
        <w:tabs>
          <w:tab w:val="left" w:pos="426"/>
        </w:tabs>
        <w:spacing w:after="0" w:line="240" w:lineRule="auto"/>
        <w:jc w:val="both"/>
        <w:rPr>
          <w:moveFrom w:id="581" w:author="Ygo Batista" w:date="2020-05-30T19:57:00Z"/>
          <w:rFonts w:ascii="Times New Roman" w:hAnsi="Times New Roman"/>
          <w:sz w:val="24"/>
          <w:szCs w:val="24"/>
          <w:lang w:eastAsia="pt-BR"/>
        </w:rPr>
      </w:pPr>
    </w:p>
    <w:p w14:paraId="6D3AD3C0" w14:textId="5957B29A" w:rsidR="0072718F" w:rsidDel="00752151" w:rsidRDefault="0072718F" w:rsidP="00EB29DB">
      <w:pPr>
        <w:tabs>
          <w:tab w:val="left" w:pos="426"/>
        </w:tabs>
        <w:spacing w:after="0" w:line="240" w:lineRule="auto"/>
        <w:jc w:val="both"/>
        <w:rPr>
          <w:moveFrom w:id="582" w:author="Ygo Batista" w:date="2020-05-30T19:57:00Z"/>
          <w:rFonts w:ascii="Times New Roman" w:hAnsi="Times New Roman"/>
          <w:sz w:val="24"/>
          <w:szCs w:val="24"/>
          <w:lang w:eastAsia="pt-BR"/>
        </w:rPr>
      </w:pPr>
    </w:p>
    <w:p w14:paraId="6D3AD3C1" w14:textId="146BA14E" w:rsidR="0072718F" w:rsidDel="00752151" w:rsidRDefault="0072718F" w:rsidP="00EB29DB">
      <w:pPr>
        <w:tabs>
          <w:tab w:val="left" w:pos="426"/>
        </w:tabs>
        <w:spacing w:after="0" w:line="240" w:lineRule="auto"/>
        <w:jc w:val="both"/>
        <w:rPr>
          <w:moveFrom w:id="583" w:author="Ygo Batista" w:date="2020-05-30T19:57:00Z"/>
          <w:rFonts w:ascii="Times New Roman" w:hAnsi="Times New Roman"/>
          <w:sz w:val="24"/>
          <w:szCs w:val="24"/>
          <w:lang w:eastAsia="pt-BR"/>
        </w:rPr>
      </w:pPr>
    </w:p>
    <w:p w14:paraId="6D3AD3C2" w14:textId="0017DB45" w:rsidR="0072718F" w:rsidDel="00752151" w:rsidRDefault="0072718F" w:rsidP="00EB29DB">
      <w:pPr>
        <w:tabs>
          <w:tab w:val="left" w:pos="426"/>
        </w:tabs>
        <w:spacing w:after="0" w:line="240" w:lineRule="auto"/>
        <w:jc w:val="both"/>
        <w:rPr>
          <w:moveFrom w:id="584" w:author="Ygo Batista" w:date="2020-05-30T19:57:00Z"/>
          <w:rFonts w:ascii="Times New Roman" w:hAnsi="Times New Roman"/>
          <w:sz w:val="24"/>
          <w:szCs w:val="24"/>
          <w:lang w:eastAsia="pt-BR"/>
        </w:rPr>
      </w:pPr>
    </w:p>
    <w:p w14:paraId="6D3AD3C3" w14:textId="2E43A6CE" w:rsidR="0072718F" w:rsidDel="00752151" w:rsidRDefault="0072718F" w:rsidP="00EB29DB">
      <w:pPr>
        <w:tabs>
          <w:tab w:val="left" w:pos="426"/>
        </w:tabs>
        <w:spacing w:after="0" w:line="240" w:lineRule="auto"/>
        <w:jc w:val="both"/>
        <w:rPr>
          <w:moveFrom w:id="585" w:author="Ygo Batista" w:date="2020-05-30T19:57:00Z"/>
          <w:rFonts w:ascii="Times New Roman" w:hAnsi="Times New Roman"/>
          <w:sz w:val="24"/>
          <w:szCs w:val="24"/>
          <w:lang w:eastAsia="pt-BR"/>
        </w:rPr>
      </w:pPr>
    </w:p>
    <w:p w14:paraId="6D3AD3C4" w14:textId="74630447" w:rsidR="0072718F" w:rsidDel="00752151" w:rsidRDefault="0072718F" w:rsidP="00EB29DB">
      <w:pPr>
        <w:tabs>
          <w:tab w:val="left" w:pos="426"/>
        </w:tabs>
        <w:spacing w:after="0" w:line="240" w:lineRule="auto"/>
        <w:jc w:val="both"/>
        <w:rPr>
          <w:moveFrom w:id="586" w:author="Ygo Batista" w:date="2020-05-30T19:57:00Z"/>
          <w:rFonts w:ascii="Times New Roman" w:hAnsi="Times New Roman"/>
          <w:sz w:val="24"/>
          <w:szCs w:val="24"/>
          <w:lang w:eastAsia="pt-BR"/>
        </w:rPr>
      </w:pPr>
    </w:p>
    <w:p w14:paraId="6D3AD3C5" w14:textId="15A7FE4C" w:rsidR="0072718F" w:rsidDel="00752151" w:rsidRDefault="0072718F" w:rsidP="00EB29DB">
      <w:pPr>
        <w:tabs>
          <w:tab w:val="left" w:pos="426"/>
        </w:tabs>
        <w:spacing w:after="0" w:line="240" w:lineRule="auto"/>
        <w:jc w:val="both"/>
        <w:rPr>
          <w:moveFrom w:id="587" w:author="Ygo Batista" w:date="2020-05-30T19:57:00Z"/>
          <w:rFonts w:ascii="Times New Roman" w:hAnsi="Times New Roman"/>
          <w:sz w:val="24"/>
          <w:szCs w:val="24"/>
          <w:lang w:eastAsia="pt-BR"/>
        </w:rPr>
      </w:pPr>
    </w:p>
    <w:p w14:paraId="6D3AD3C6" w14:textId="68D36FAA" w:rsidR="0072718F" w:rsidDel="00752151" w:rsidRDefault="0072718F" w:rsidP="00EB29DB">
      <w:pPr>
        <w:tabs>
          <w:tab w:val="left" w:pos="426"/>
        </w:tabs>
        <w:spacing w:after="0" w:line="240" w:lineRule="auto"/>
        <w:jc w:val="both"/>
        <w:rPr>
          <w:moveFrom w:id="588" w:author="Ygo Batista" w:date="2020-05-30T19:57:00Z"/>
          <w:rFonts w:ascii="Times New Roman" w:hAnsi="Times New Roman"/>
          <w:sz w:val="24"/>
          <w:szCs w:val="24"/>
          <w:lang w:eastAsia="pt-BR"/>
        </w:rPr>
      </w:pPr>
    </w:p>
    <w:p w14:paraId="6D3AD3C7" w14:textId="126FC698" w:rsidR="0072718F" w:rsidDel="00752151" w:rsidRDefault="0072718F" w:rsidP="00EB29DB">
      <w:pPr>
        <w:tabs>
          <w:tab w:val="left" w:pos="426"/>
        </w:tabs>
        <w:spacing w:after="0" w:line="240" w:lineRule="auto"/>
        <w:jc w:val="both"/>
        <w:rPr>
          <w:moveFrom w:id="589" w:author="Ygo Batista" w:date="2020-05-30T19:57:00Z"/>
          <w:rFonts w:ascii="Times New Roman" w:hAnsi="Times New Roman"/>
          <w:sz w:val="24"/>
          <w:szCs w:val="24"/>
          <w:lang w:eastAsia="pt-BR"/>
        </w:rPr>
      </w:pPr>
    </w:p>
    <w:p w14:paraId="6D3AD3C8" w14:textId="65227608" w:rsidR="0072718F" w:rsidDel="00752151" w:rsidRDefault="0072718F" w:rsidP="00EB29DB">
      <w:pPr>
        <w:tabs>
          <w:tab w:val="left" w:pos="426"/>
        </w:tabs>
        <w:spacing w:after="0" w:line="240" w:lineRule="auto"/>
        <w:jc w:val="both"/>
        <w:rPr>
          <w:moveFrom w:id="590" w:author="Ygo Batista" w:date="2020-05-30T19:57:00Z"/>
          <w:rFonts w:ascii="Times New Roman" w:hAnsi="Times New Roman"/>
          <w:sz w:val="24"/>
          <w:szCs w:val="24"/>
          <w:lang w:eastAsia="pt-BR"/>
        </w:rPr>
      </w:pPr>
    </w:p>
    <w:p w14:paraId="6D3AD3C9" w14:textId="7616EF50" w:rsidR="0072718F" w:rsidDel="00752151" w:rsidRDefault="0072718F" w:rsidP="00EB29DB">
      <w:pPr>
        <w:tabs>
          <w:tab w:val="left" w:pos="426"/>
        </w:tabs>
        <w:spacing w:after="0" w:line="240" w:lineRule="auto"/>
        <w:jc w:val="both"/>
        <w:rPr>
          <w:moveFrom w:id="591" w:author="Ygo Batista" w:date="2020-05-30T19:57:00Z"/>
          <w:rFonts w:ascii="Times New Roman" w:hAnsi="Times New Roman"/>
          <w:sz w:val="24"/>
          <w:szCs w:val="24"/>
          <w:lang w:eastAsia="pt-BR"/>
        </w:rPr>
      </w:pPr>
    </w:p>
    <w:p w14:paraId="6D3AD3CA" w14:textId="1F6A1B3F" w:rsidR="002B1DA5" w:rsidRPr="0072718F" w:rsidDel="00752151" w:rsidRDefault="002B1DA5" w:rsidP="0072718F">
      <w:pPr>
        <w:tabs>
          <w:tab w:val="left" w:pos="426"/>
        </w:tabs>
        <w:spacing w:after="0" w:line="240" w:lineRule="auto"/>
        <w:jc w:val="center"/>
        <w:rPr>
          <w:moveFrom w:id="592" w:author="Ygo Batista" w:date="2020-05-30T19:57:00Z"/>
          <w:rFonts w:ascii="Times New Roman" w:hAnsi="Times New Roman"/>
          <w:sz w:val="20"/>
          <w:szCs w:val="20"/>
          <w:lang w:eastAsia="pt-BR"/>
        </w:rPr>
      </w:pPr>
      <w:moveFrom w:id="593" w:author="Ygo Batista" w:date="2020-05-30T19:57:00Z">
        <w:r w:rsidRPr="0072718F" w:rsidDel="00752151">
          <w:rPr>
            <w:rFonts w:ascii="Times New Roman" w:hAnsi="Times New Roman"/>
            <w:sz w:val="20"/>
            <w:szCs w:val="20"/>
            <w:lang w:eastAsia="pt-BR"/>
          </w:rPr>
          <w:t>Figura 4 – Esquemas das placas de circuito impresso.</w:t>
        </w:r>
      </w:moveFrom>
    </w:p>
    <w:p w14:paraId="6D3AD3CB" w14:textId="0F24105F" w:rsidR="002B1DA5" w:rsidDel="00752151" w:rsidRDefault="00FB544B" w:rsidP="002323F4">
      <w:pPr>
        <w:tabs>
          <w:tab w:val="left" w:pos="426"/>
        </w:tabs>
        <w:spacing w:after="0" w:line="240" w:lineRule="auto"/>
        <w:jc w:val="center"/>
        <w:rPr>
          <w:moveFrom w:id="594" w:author="Ygo Batista" w:date="2020-05-30T19:57:00Z"/>
          <w:rFonts w:ascii="Times New Roman" w:hAnsi="Times New Roman"/>
          <w:sz w:val="24"/>
          <w:szCs w:val="24"/>
          <w:lang w:eastAsia="pt-BR"/>
        </w:rPr>
      </w:pPr>
      <w:moveFrom w:id="595" w:author="Ygo Batista" w:date="2020-05-30T19:57:00Z">
        <w:r w:rsidDel="00752151">
          <w:rPr>
            <w:rFonts w:ascii="Times New Roman" w:hAnsi="Times New Roman"/>
            <w:noProof/>
            <w:sz w:val="24"/>
            <w:szCs w:val="24"/>
            <w:lang w:eastAsia="pt-BR"/>
          </w:rPr>
          <w:drawing>
            <wp:inline distT="0" distB="0" distL="0" distR="0" wp14:anchorId="6D3AD3EE" wp14:editId="6D3AD3EF">
              <wp:extent cx="3803797" cy="28800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From>
    </w:p>
    <w:p w14:paraId="6D3AD3CC" w14:textId="6D006ADC" w:rsidR="002323F4" w:rsidRPr="0040116E" w:rsidDel="00752151" w:rsidRDefault="002323F4" w:rsidP="002323F4">
      <w:pPr>
        <w:tabs>
          <w:tab w:val="left" w:pos="426"/>
        </w:tabs>
        <w:spacing w:after="0" w:line="240" w:lineRule="auto"/>
        <w:jc w:val="both"/>
        <w:rPr>
          <w:moveFrom w:id="596" w:author="Ygo Batista" w:date="2020-05-30T19:57:00Z"/>
          <w:rFonts w:ascii="Times New Roman" w:hAnsi="Times New Roman"/>
          <w:sz w:val="20"/>
          <w:szCs w:val="20"/>
          <w:lang w:eastAsia="pt-BR"/>
        </w:rPr>
      </w:pPr>
      <w:moveFrom w:id="597" w:author="Ygo Batista" w:date="2020-05-30T19:57:00Z">
        <w:r w:rsidDel="00752151">
          <w:rPr>
            <w:rFonts w:ascii="Times New Roman" w:hAnsi="Times New Roman"/>
            <w:sz w:val="20"/>
            <w:szCs w:val="20"/>
            <w:lang w:eastAsia="pt-BR"/>
          </w:rPr>
          <w:tab/>
        </w:r>
        <w:r w:rsidDel="00752151">
          <w:rPr>
            <w:rFonts w:ascii="Times New Roman" w:hAnsi="Times New Roman"/>
            <w:sz w:val="20"/>
            <w:szCs w:val="20"/>
            <w:lang w:eastAsia="pt-BR"/>
          </w:rPr>
          <w:tab/>
        </w:r>
        <w:r w:rsidDel="00752151">
          <w:rPr>
            <w:rFonts w:ascii="Times New Roman" w:hAnsi="Times New Roman"/>
            <w:sz w:val="20"/>
            <w:szCs w:val="20"/>
            <w:lang w:eastAsia="pt-BR"/>
          </w:rPr>
          <w:tab/>
          <w:t xml:space="preserve">   </w:t>
        </w:r>
        <w:r w:rsidRPr="0040116E" w:rsidDel="00752151">
          <w:rPr>
            <w:rFonts w:ascii="Times New Roman" w:hAnsi="Times New Roman"/>
            <w:sz w:val="20"/>
            <w:szCs w:val="20"/>
            <w:lang w:eastAsia="pt-BR"/>
          </w:rPr>
          <w:t>Fonte: Própria (2019)</w:t>
        </w:r>
      </w:moveFrom>
    </w:p>
    <w:p w14:paraId="6D3AD3CD" w14:textId="4410587B" w:rsidR="002323F4" w:rsidRPr="00EB29DB" w:rsidDel="00752151" w:rsidRDefault="002323F4" w:rsidP="002323F4">
      <w:pPr>
        <w:tabs>
          <w:tab w:val="left" w:pos="426"/>
        </w:tabs>
        <w:spacing w:after="0" w:line="240" w:lineRule="auto"/>
        <w:jc w:val="center"/>
        <w:rPr>
          <w:moveFrom w:id="598" w:author="Ygo Batista" w:date="2020-05-30T19:57:00Z"/>
          <w:rFonts w:ascii="Times New Roman" w:hAnsi="Times New Roman"/>
          <w:sz w:val="24"/>
          <w:szCs w:val="24"/>
          <w:lang w:eastAsia="pt-BR"/>
        </w:rPr>
      </w:pPr>
    </w:p>
    <w:p w14:paraId="6D3AD3CE" w14:textId="58B075D5" w:rsidR="00365FED" w:rsidDel="00752151" w:rsidRDefault="007B5EBC" w:rsidP="00EB29DB">
      <w:pPr>
        <w:tabs>
          <w:tab w:val="left" w:pos="426"/>
        </w:tabs>
        <w:spacing w:after="0" w:line="240" w:lineRule="auto"/>
        <w:jc w:val="both"/>
        <w:rPr>
          <w:moveFrom w:id="599" w:author="Ygo Batista" w:date="2020-05-30T19:57:00Z"/>
          <w:rFonts w:ascii="Times New Roman" w:hAnsi="Times New Roman"/>
          <w:sz w:val="24"/>
          <w:szCs w:val="24"/>
          <w:lang w:eastAsia="pt-BR"/>
        </w:rPr>
      </w:pPr>
      <w:moveFrom w:id="600" w:author="Ygo Batista" w:date="2020-05-30T19:57:00Z">
        <w:r w:rsidDel="00752151">
          <w:rPr>
            <w:rFonts w:ascii="Times New Roman" w:hAnsi="Times New Roman"/>
            <w:sz w:val="24"/>
            <w:szCs w:val="24"/>
            <w:lang w:eastAsia="pt-BR"/>
          </w:rPr>
          <w:tab/>
        </w:r>
        <w:r w:rsidR="00EB29DB" w:rsidRPr="00EB29DB" w:rsidDel="00752151">
          <w:rPr>
            <w:rFonts w:ascii="Times New Roman" w:hAnsi="Times New Roman"/>
            <w:sz w:val="24"/>
            <w:szCs w:val="24"/>
            <w:lang w:eastAsia="pt-BR"/>
          </w:rPr>
          <w:t xml:space="preserve">Em breve, essas placas de circuito impresso (PCB) serão produzidas, todos os dispositivos elétricos e eletrônicos serão soldados </w:t>
        </w:r>
        <w:r w:rsidR="002E7E6E" w:rsidDel="00752151">
          <w:rPr>
            <w:rFonts w:ascii="Times New Roman" w:hAnsi="Times New Roman"/>
            <w:sz w:val="24"/>
            <w:szCs w:val="24"/>
            <w:lang w:eastAsia="pt-BR"/>
          </w:rPr>
          <w:t>nelas</w:t>
        </w:r>
        <w:r w:rsidR="00EB29DB" w:rsidRPr="00EB29DB" w:rsidDel="00752151">
          <w:rPr>
            <w:rFonts w:ascii="Times New Roman" w:hAnsi="Times New Roman"/>
            <w:sz w:val="24"/>
            <w:szCs w:val="24"/>
            <w:lang w:eastAsia="pt-BR"/>
          </w:rPr>
          <w:t>, a fim de testar toda a fase simulada do circuito e o segundo protótipo já possa ser utilizado nas aulas de física experimental pelos professores do IFPE campus Pesqueira.</w:t>
        </w:r>
      </w:moveFrom>
    </w:p>
    <w:moveFromRangeEnd w:id="573"/>
    <w:p w14:paraId="6D3AD3CF" w14:textId="7AEC77A2" w:rsidR="00B576D9" w:rsidDel="00F06CE6" w:rsidRDefault="00B576D9">
      <w:pPr>
        <w:tabs>
          <w:tab w:val="left" w:pos="426"/>
        </w:tabs>
        <w:spacing w:after="0" w:line="240" w:lineRule="auto"/>
        <w:jc w:val="both"/>
        <w:rPr>
          <w:del w:id="601" w:author="Ygo Batista" w:date="2020-05-30T20:01:00Z"/>
          <w:rFonts w:ascii="Times New Roman" w:hAnsi="Times New Roman"/>
          <w:sz w:val="24"/>
          <w:szCs w:val="24"/>
          <w:lang w:eastAsia="pt-BR"/>
        </w:rPr>
      </w:pP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6D3AD3D1" w14:textId="5CB674F1" w:rsidR="00FB544B" w:rsidDel="00F06CE6" w:rsidRDefault="004D4F7B">
      <w:pPr>
        <w:tabs>
          <w:tab w:val="left" w:pos="426"/>
        </w:tabs>
        <w:spacing w:after="0" w:line="240" w:lineRule="auto"/>
        <w:jc w:val="both"/>
        <w:rPr>
          <w:del w:id="602" w:author="Ygo Batista" w:date="2020-05-30T20:01:00Z"/>
          <w:rFonts w:ascii="Times New Roman" w:hAnsi="Times New Roman"/>
          <w:color w:val="000000"/>
          <w:sz w:val="24"/>
          <w:szCs w:val="24"/>
          <w:lang w:eastAsia="pt-BR"/>
        </w:rPr>
      </w:pPr>
      <w:r>
        <w:rPr>
          <w:rFonts w:ascii="Times New Roman" w:hAnsi="Times New Roman"/>
          <w:color w:val="000000"/>
          <w:sz w:val="24"/>
          <w:szCs w:val="24"/>
          <w:lang w:eastAsia="pt-BR"/>
        </w:rPr>
        <w:tab/>
      </w:r>
    </w:p>
    <w:p w14:paraId="6D3AD3D2" w14:textId="38404693" w:rsidR="00FB544B" w:rsidRPr="00FB544B" w:rsidRDefault="00FB544B" w:rsidP="00FB544B">
      <w:pPr>
        <w:tabs>
          <w:tab w:val="left" w:pos="426"/>
        </w:tabs>
        <w:spacing w:after="0" w:line="240" w:lineRule="auto"/>
        <w:jc w:val="both"/>
        <w:rPr>
          <w:rFonts w:ascii="Times New Roman" w:hAnsi="Times New Roman"/>
          <w:color w:val="000000"/>
          <w:sz w:val="24"/>
          <w:szCs w:val="24"/>
          <w:lang w:eastAsia="pt-BR"/>
        </w:rPr>
      </w:pPr>
      <w:del w:id="603" w:author="Ygo Batista" w:date="2020-05-30T20:02:00Z">
        <w:r w:rsidDel="00F06CE6">
          <w:rPr>
            <w:rFonts w:ascii="Times New Roman" w:hAnsi="Times New Roman"/>
            <w:color w:val="000000"/>
            <w:sz w:val="24"/>
            <w:szCs w:val="24"/>
            <w:lang w:eastAsia="pt-BR"/>
          </w:rPr>
          <w:tab/>
        </w:r>
      </w:del>
      <w:r w:rsidRPr="00FB544B">
        <w:rPr>
          <w:rFonts w:ascii="Times New Roman" w:hAnsi="Times New Roman"/>
          <w:color w:val="000000"/>
          <w:sz w:val="24"/>
          <w:szCs w:val="24"/>
          <w:lang w:eastAsia="pt-BR"/>
        </w:rPr>
        <w:t xml:space="preserve">É importante salientar o sucesso </w:t>
      </w:r>
      <w:r>
        <w:rPr>
          <w:rFonts w:ascii="Times New Roman" w:hAnsi="Times New Roman"/>
          <w:color w:val="000000"/>
          <w:sz w:val="24"/>
          <w:szCs w:val="24"/>
          <w:lang w:eastAsia="pt-BR"/>
        </w:rPr>
        <w:t>do projeto integrado</w:t>
      </w:r>
      <w:ins w:id="604" w:author="Ygo Batista" w:date="2020-05-30T20:04:00Z">
        <w:r w:rsidR="00125522">
          <w:rPr>
            <w:rFonts w:ascii="Times New Roman" w:hAnsi="Times New Roman"/>
            <w:color w:val="000000"/>
            <w:sz w:val="24"/>
            <w:szCs w:val="24"/>
            <w:lang w:eastAsia="pt-BR"/>
          </w:rPr>
          <w:t xml:space="preserve"> multidisciplinar do curso de Engenharia Elétrica do IFPE Campus Pesqueira</w:t>
        </w:r>
      </w:ins>
      <w:r w:rsidRPr="00FB544B">
        <w:rPr>
          <w:rFonts w:ascii="Times New Roman" w:hAnsi="Times New Roman"/>
          <w:color w:val="000000"/>
          <w:sz w:val="24"/>
          <w:szCs w:val="24"/>
          <w:lang w:eastAsia="pt-BR"/>
        </w:rPr>
        <w:t xml:space="preserve"> em todas as suas formas</w:t>
      </w:r>
      <w:del w:id="605" w:author="Ygo Batista" w:date="2020-05-30T20:04:00Z">
        <w:r w:rsidRPr="00FB544B" w:rsidDel="00125522">
          <w:rPr>
            <w:rFonts w:ascii="Times New Roman" w:hAnsi="Times New Roman"/>
            <w:color w:val="000000"/>
            <w:sz w:val="24"/>
            <w:szCs w:val="24"/>
            <w:lang w:eastAsia="pt-BR"/>
          </w:rPr>
          <w:delText>,</w:delText>
        </w:r>
      </w:del>
      <w:ins w:id="606" w:author="Ygo Batista" w:date="2020-05-30T20:04:00Z">
        <w:r w:rsidR="00125522">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w:t>
      </w:r>
      <w:del w:id="607" w:author="Ygo Batista" w:date="2020-05-30T20:04:00Z">
        <w:r w:rsidRPr="00FB544B" w:rsidDel="00125522">
          <w:rPr>
            <w:rFonts w:ascii="Times New Roman" w:hAnsi="Times New Roman"/>
            <w:color w:val="000000"/>
            <w:sz w:val="24"/>
            <w:szCs w:val="24"/>
            <w:lang w:eastAsia="pt-BR"/>
          </w:rPr>
          <w:delText xml:space="preserve">a </w:delText>
        </w:r>
      </w:del>
      <w:ins w:id="608" w:author="Ygo Batista" w:date="2020-05-30T20:04:00Z">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 xml:space="preserve">primeira foi </w:t>
      </w:r>
      <w:ins w:id="609" w:author="Ygo Batista" w:date="2020-05-30T20:05:00Z">
        <w:r w:rsidR="00A405A5">
          <w:rPr>
            <w:rFonts w:ascii="Times New Roman" w:hAnsi="Times New Roman"/>
            <w:color w:val="000000"/>
            <w:sz w:val="24"/>
            <w:szCs w:val="24"/>
            <w:lang w:eastAsia="pt-BR"/>
          </w:rPr>
          <w:t xml:space="preserve">a consolidação do conhecimento </w:t>
        </w:r>
      </w:ins>
      <w:del w:id="610" w:author="Ygo Batista" w:date="2020-05-30T20:05:00Z">
        <w:r w:rsidRPr="00FB544B" w:rsidDel="00A405A5">
          <w:rPr>
            <w:rFonts w:ascii="Times New Roman" w:hAnsi="Times New Roman"/>
            <w:color w:val="000000"/>
            <w:sz w:val="24"/>
            <w:szCs w:val="24"/>
            <w:lang w:eastAsia="pt-BR"/>
          </w:rPr>
          <w:delText>o aprendizado</w:delText>
        </w:r>
      </w:del>
      <w:ins w:id="611" w:author="Ygo Batista" w:date="2020-05-30T20:05:00Z">
        <w:r w:rsidR="00A405A5">
          <w:rPr>
            <w:rFonts w:ascii="Times New Roman" w:hAnsi="Times New Roman"/>
            <w:color w:val="000000"/>
            <w:sz w:val="24"/>
            <w:szCs w:val="24"/>
            <w:lang w:eastAsia="pt-BR"/>
          </w:rPr>
          <w:t>adquirido</w:t>
        </w:r>
      </w:ins>
      <w:ins w:id="612" w:author="Ygo Batista" w:date="2020-05-30T20:04: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tanto teórico quanto prático</w:t>
      </w:r>
      <w:ins w:id="613"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dos assuntos abordados </w:t>
      </w:r>
      <w:del w:id="614" w:author="Ygo Batista" w:date="2020-05-30T20:04:00Z">
        <w:r w:rsidRPr="00FB544B" w:rsidDel="00A405A5">
          <w:rPr>
            <w:rFonts w:ascii="Times New Roman" w:hAnsi="Times New Roman"/>
            <w:color w:val="000000"/>
            <w:sz w:val="24"/>
            <w:szCs w:val="24"/>
            <w:lang w:eastAsia="pt-BR"/>
          </w:rPr>
          <w:delText xml:space="preserve">nos </w:delText>
        </w:r>
      </w:del>
      <w:ins w:id="615" w:author="Ygo Batista" w:date="2020-05-30T20:04: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ins>
      <w:r w:rsidRPr="00FB544B">
        <w:rPr>
          <w:rFonts w:ascii="Times New Roman" w:hAnsi="Times New Roman"/>
          <w:color w:val="000000"/>
          <w:sz w:val="24"/>
          <w:szCs w:val="24"/>
          <w:lang w:eastAsia="pt-BR"/>
        </w:rPr>
        <w:t xml:space="preserve">componentes curriculares </w:t>
      </w:r>
      <w:r>
        <w:rPr>
          <w:rFonts w:ascii="Times New Roman" w:hAnsi="Times New Roman"/>
          <w:color w:val="000000"/>
          <w:sz w:val="24"/>
          <w:szCs w:val="24"/>
          <w:lang w:eastAsia="pt-BR"/>
        </w:rPr>
        <w:t>de Eletrônica II, Laboratório de Eletrônica II, Física III e Física Experimental II</w:t>
      </w:r>
      <w:r w:rsidRPr="00FB544B">
        <w:rPr>
          <w:rFonts w:ascii="Times New Roman" w:hAnsi="Times New Roman"/>
          <w:color w:val="000000"/>
          <w:sz w:val="24"/>
          <w:szCs w:val="24"/>
          <w:lang w:eastAsia="pt-BR"/>
        </w:rPr>
        <w:t>. A segunda é a melhoria do laboratório de física experimental</w:t>
      </w:r>
      <w:ins w:id="616"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em breve receberá um novo equipamento para </w:t>
      </w:r>
      <w:del w:id="617" w:author="Ygo Batista" w:date="2020-05-30T20:05:00Z">
        <w:r w:rsidRPr="00FB544B" w:rsidDel="00A405A5">
          <w:rPr>
            <w:rFonts w:ascii="Times New Roman" w:hAnsi="Times New Roman"/>
            <w:color w:val="000000"/>
            <w:sz w:val="24"/>
            <w:szCs w:val="24"/>
            <w:lang w:eastAsia="pt-BR"/>
          </w:rPr>
          <w:delText xml:space="preserve">complementar os já existentes e </w:delText>
        </w:r>
      </w:del>
      <w:r w:rsidRPr="00FB544B">
        <w:rPr>
          <w:rFonts w:ascii="Times New Roman" w:hAnsi="Times New Roman"/>
          <w:color w:val="000000"/>
          <w:sz w:val="24"/>
          <w:szCs w:val="24"/>
          <w:lang w:eastAsia="pt-BR"/>
        </w:rPr>
        <w:t xml:space="preserve">ajudar </w:t>
      </w:r>
      <w:del w:id="618" w:author="Ygo Batista" w:date="2020-05-30T20:05:00Z">
        <w:r w:rsidRPr="00FB544B" w:rsidDel="00A405A5">
          <w:rPr>
            <w:rFonts w:ascii="Times New Roman" w:hAnsi="Times New Roman"/>
            <w:color w:val="000000"/>
            <w:sz w:val="24"/>
            <w:szCs w:val="24"/>
            <w:lang w:eastAsia="pt-BR"/>
          </w:rPr>
          <w:delText xml:space="preserve">na </w:delText>
        </w:r>
      </w:del>
      <w:ins w:id="619" w:author="Ygo Batista" w:date="2020-05-30T20:05: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w:t>
        </w:r>
      </w:ins>
      <w:ins w:id="620" w:author="Ygo Batista" w:date="2020-05-30T20:06:00Z">
        <w:r w:rsidR="00A405A5">
          <w:rPr>
            <w:rFonts w:ascii="Times New Roman" w:hAnsi="Times New Roman"/>
            <w:color w:val="000000"/>
            <w:sz w:val="24"/>
            <w:szCs w:val="24"/>
            <w:lang w:eastAsia="pt-BR"/>
          </w:rPr>
          <w:t>no</w:t>
        </w:r>
      </w:ins>
      <w:ins w:id="621" w:author="Ygo Batista" w:date="2020-05-30T20:05:00Z">
        <w:r w:rsidR="00A405A5" w:rsidRPr="00FB544B">
          <w:rPr>
            <w:rFonts w:ascii="Times New Roman" w:hAnsi="Times New Roman"/>
            <w:color w:val="000000"/>
            <w:sz w:val="24"/>
            <w:szCs w:val="24"/>
            <w:lang w:eastAsia="pt-BR"/>
          </w:rPr>
          <w:t xml:space="preserve"> </w:t>
        </w:r>
      </w:ins>
      <w:del w:id="622" w:author="Ygo Batista" w:date="2020-05-30T20:06:00Z">
        <w:r w:rsidRPr="00FB544B" w:rsidDel="00A405A5">
          <w:rPr>
            <w:rFonts w:ascii="Times New Roman" w:hAnsi="Times New Roman"/>
            <w:color w:val="000000"/>
            <w:sz w:val="24"/>
            <w:szCs w:val="24"/>
            <w:lang w:eastAsia="pt-BR"/>
          </w:rPr>
          <w:delText xml:space="preserve">educação </w:delText>
        </w:r>
      </w:del>
      <w:r w:rsidRPr="00FB544B">
        <w:rPr>
          <w:rFonts w:ascii="Times New Roman" w:hAnsi="Times New Roman"/>
          <w:color w:val="000000"/>
          <w:sz w:val="24"/>
          <w:szCs w:val="24"/>
          <w:lang w:eastAsia="pt-BR"/>
        </w:rPr>
        <w:t>d</w:t>
      </w:r>
      <w:del w:id="623" w:author="Ygo Batista" w:date="2020-05-30T20:06:00Z">
        <w:r w:rsidRPr="00FB544B" w:rsidDel="00194866">
          <w:rPr>
            <w:rFonts w:ascii="Times New Roman" w:hAnsi="Times New Roman"/>
            <w:color w:val="000000"/>
            <w:sz w:val="24"/>
            <w:szCs w:val="24"/>
            <w:lang w:eastAsia="pt-BR"/>
          </w:rPr>
          <w:delText>e</w:delText>
        </w:r>
      </w:del>
      <w:ins w:id="624" w:author="Ygo Batista" w:date="2020-05-30T20:06:00Z">
        <w:r w:rsidR="00194866">
          <w:rPr>
            <w:rFonts w:ascii="Times New Roman" w:hAnsi="Times New Roman"/>
            <w:color w:val="000000"/>
            <w:sz w:val="24"/>
            <w:szCs w:val="24"/>
            <w:lang w:eastAsia="pt-BR"/>
          </w:rPr>
          <w:t>os</w:t>
        </w:r>
      </w:ins>
      <w:r w:rsidRPr="00FB544B">
        <w:rPr>
          <w:rFonts w:ascii="Times New Roman" w:hAnsi="Times New Roman"/>
          <w:color w:val="000000"/>
          <w:sz w:val="24"/>
          <w:szCs w:val="24"/>
          <w:lang w:eastAsia="pt-BR"/>
        </w:rPr>
        <w:t xml:space="preserve"> </w:t>
      </w:r>
      <w:del w:id="625" w:author="Ygo Batista" w:date="2020-05-30T20:06:00Z">
        <w:r w:rsidRPr="00FB544B" w:rsidDel="00194866">
          <w:rPr>
            <w:rFonts w:ascii="Times New Roman" w:hAnsi="Times New Roman"/>
            <w:color w:val="000000"/>
            <w:sz w:val="24"/>
            <w:szCs w:val="24"/>
            <w:lang w:eastAsia="pt-BR"/>
          </w:rPr>
          <w:delText xml:space="preserve">novos </w:delText>
        </w:r>
      </w:del>
      <w:ins w:id="626" w:author="Ygo Batista" w:date="2020-05-30T20:06:00Z">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alunos</w:t>
      </w:r>
      <w:ins w:id="627" w:author="Ygo Batista" w:date="2020-05-30T20:06:00Z">
        <w:r w:rsidR="00194866">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cursarão disciplinas de física </w:t>
      </w:r>
      <w:r>
        <w:rPr>
          <w:rFonts w:ascii="Times New Roman" w:hAnsi="Times New Roman"/>
          <w:color w:val="000000"/>
          <w:sz w:val="24"/>
          <w:szCs w:val="24"/>
          <w:lang w:eastAsia="pt-BR"/>
        </w:rPr>
        <w:t>no IFPE campus Pesqueira</w:t>
      </w:r>
      <w:del w:id="628" w:author="Ygo Batista" w:date="2020-05-30T20:06:00Z">
        <w:r w:rsidDel="00194866">
          <w:rPr>
            <w:rFonts w:ascii="Times New Roman" w:hAnsi="Times New Roman"/>
            <w:color w:val="000000"/>
            <w:sz w:val="24"/>
            <w:szCs w:val="24"/>
            <w:lang w:eastAsia="pt-BR"/>
          </w:rPr>
          <w:delText xml:space="preserve"> </w:delText>
        </w:r>
        <w:r w:rsidRPr="00FB544B" w:rsidDel="00194866">
          <w:rPr>
            <w:rFonts w:ascii="Times New Roman" w:hAnsi="Times New Roman"/>
            <w:color w:val="000000"/>
            <w:sz w:val="24"/>
            <w:szCs w:val="24"/>
            <w:lang w:eastAsia="pt-BR"/>
          </w:rPr>
          <w:delText>no futuro</w:delText>
        </w:r>
      </w:del>
      <w:r w:rsidRPr="00FB544B">
        <w:rPr>
          <w:rFonts w:ascii="Times New Roman" w:hAnsi="Times New Roman"/>
          <w:color w:val="000000"/>
          <w:sz w:val="24"/>
          <w:szCs w:val="24"/>
          <w:lang w:eastAsia="pt-BR"/>
        </w:rPr>
        <w:t>. Por último, o projeto gerou este artigo</w:t>
      </w:r>
      <w:del w:id="629" w:author="Ygo Batista" w:date="2020-05-30T20:07:00Z">
        <w:r w:rsidRPr="00FB544B" w:rsidDel="003A54F3">
          <w:rPr>
            <w:rFonts w:ascii="Times New Roman" w:hAnsi="Times New Roman"/>
            <w:color w:val="000000"/>
            <w:sz w:val="24"/>
            <w:szCs w:val="24"/>
            <w:lang w:eastAsia="pt-BR"/>
          </w:rPr>
          <w:delText xml:space="preserve"> científico</w:delText>
        </w:r>
      </w:del>
      <w:ins w:id="630" w:author="Ygo Batista" w:date="2020-05-30T20:06:00Z">
        <w:r w:rsidR="008D534F">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é importante não só para os autores</w:t>
      </w:r>
      <w:ins w:id="631" w:author="Ygo Batista" w:date="2020-05-30T20:06:00Z">
        <w:r w:rsidR="008D534F">
          <w:rPr>
            <w:rFonts w:ascii="Times New Roman" w:hAnsi="Times New Roman"/>
            <w:color w:val="000000"/>
            <w:sz w:val="24"/>
            <w:szCs w:val="24"/>
            <w:lang w:eastAsia="pt-BR"/>
          </w:rPr>
          <w:t>, desen</w:t>
        </w:r>
      </w:ins>
      <w:ins w:id="632" w:author="Ygo Batista" w:date="2020-05-30T20:07:00Z">
        <w:r w:rsidR="008D534F">
          <w:rPr>
            <w:rFonts w:ascii="Times New Roman" w:hAnsi="Times New Roman"/>
            <w:color w:val="000000"/>
            <w:sz w:val="24"/>
            <w:szCs w:val="24"/>
            <w:lang w:eastAsia="pt-BR"/>
          </w:rPr>
          <w:t xml:space="preserve">volvendo habilidades de </w:t>
        </w:r>
        <w:r w:rsidR="00397C08">
          <w:rPr>
            <w:rFonts w:ascii="Times New Roman" w:hAnsi="Times New Roman"/>
            <w:color w:val="000000"/>
            <w:sz w:val="24"/>
            <w:szCs w:val="24"/>
            <w:lang w:eastAsia="pt-BR"/>
          </w:rPr>
          <w:t xml:space="preserve">escrita técnica e científica, </w:t>
        </w:r>
      </w:ins>
      <w:del w:id="633" w:author="Ygo Batista" w:date="2020-05-30T20:07:00Z">
        <w:r w:rsidRPr="00FB544B" w:rsidDel="00397C08">
          <w:rPr>
            <w:rFonts w:ascii="Times New Roman" w:hAnsi="Times New Roman"/>
            <w:color w:val="000000"/>
            <w:sz w:val="24"/>
            <w:szCs w:val="24"/>
            <w:lang w:eastAsia="pt-BR"/>
          </w:rPr>
          <w:delText xml:space="preserve"> </w:delText>
        </w:r>
      </w:del>
      <w:r w:rsidRPr="00FB544B">
        <w:rPr>
          <w:rFonts w:ascii="Times New Roman" w:hAnsi="Times New Roman"/>
          <w:color w:val="000000"/>
          <w:sz w:val="24"/>
          <w:szCs w:val="24"/>
          <w:lang w:eastAsia="pt-BR"/>
        </w:rPr>
        <w:t>como também para o meio científico, já que</w:t>
      </w:r>
      <w:ins w:id="634" w:author="Ygo Batista" w:date="2020-05-30T20:07:00Z">
        <w:r w:rsidR="003A54F3">
          <w:rPr>
            <w:rFonts w:ascii="Times New Roman" w:hAnsi="Times New Roman"/>
            <w:color w:val="000000"/>
            <w:sz w:val="24"/>
            <w:szCs w:val="24"/>
            <w:lang w:eastAsia="pt-BR"/>
          </w:rPr>
          <w:t xml:space="preserve"> não foram </w:t>
        </w:r>
        <w:commentRangeStart w:id="635"/>
        <w:r w:rsidR="003A54F3">
          <w:rPr>
            <w:rFonts w:ascii="Times New Roman" w:hAnsi="Times New Roman"/>
            <w:color w:val="000000"/>
            <w:sz w:val="24"/>
            <w:szCs w:val="24"/>
            <w:lang w:eastAsia="pt-BR"/>
          </w:rPr>
          <w:t>encontrados</w:t>
        </w:r>
      </w:ins>
      <w:commentRangeEnd w:id="635"/>
      <w:ins w:id="636" w:author="Ygo Batista" w:date="2020-05-30T20:08:00Z">
        <w:r w:rsidR="003A54F3">
          <w:rPr>
            <w:rStyle w:val="Refdecomentrio"/>
          </w:rPr>
          <w:commentReference w:id="635"/>
        </w:r>
      </w:ins>
      <w:ins w:id="637" w:author="Ygo Batista" w:date="2020-05-30T20:07:00Z">
        <w:r w:rsidR="003A54F3">
          <w:rPr>
            <w:rFonts w:ascii="Times New Roman" w:hAnsi="Times New Roman"/>
            <w:color w:val="000000"/>
            <w:sz w:val="24"/>
            <w:szCs w:val="24"/>
            <w:lang w:eastAsia="pt-BR"/>
          </w:rPr>
          <w:t xml:space="preserve"> </w:t>
        </w:r>
      </w:ins>
      <w:del w:id="638" w:author="Ygo Batista" w:date="2020-05-30T20:08:00Z">
        <w:r w:rsidRPr="00FB544B" w:rsidDel="003A54F3">
          <w:rPr>
            <w:rFonts w:ascii="Times New Roman" w:hAnsi="Times New Roman"/>
            <w:color w:val="000000"/>
            <w:sz w:val="24"/>
            <w:szCs w:val="24"/>
            <w:lang w:eastAsia="pt-BR"/>
          </w:rPr>
          <w:delText xml:space="preserve"> existem poucos </w:delText>
        </w:r>
      </w:del>
      <w:r w:rsidRPr="00FB544B">
        <w:rPr>
          <w:rFonts w:ascii="Times New Roman" w:hAnsi="Times New Roman"/>
          <w:color w:val="000000"/>
          <w:sz w:val="24"/>
          <w:szCs w:val="24"/>
          <w:lang w:eastAsia="pt-BR"/>
        </w:rPr>
        <w:t>trabalhos</w:t>
      </w:r>
      <w:ins w:id="639" w:author="Ygo Batista" w:date="2020-05-30T20:08:00Z">
        <w:r w:rsidR="003A54F3">
          <w:rPr>
            <w:rFonts w:ascii="Times New Roman" w:hAnsi="Times New Roman"/>
            <w:color w:val="000000"/>
            <w:sz w:val="24"/>
            <w:szCs w:val="24"/>
            <w:lang w:eastAsia="pt-BR"/>
          </w:rPr>
          <w:t xml:space="preserve"> similares</w:t>
        </w:r>
      </w:ins>
      <w:r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ins w:id="640" w:author="Ygo Batista" w:date="2020-05-30T20:08:00Z"/>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ins w:id="641" w:author="Ygo Batista" w:date="2020-05-30T20:08:00Z"/>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ins w:id="642" w:author="Ygo Batista" w:date="2020-05-30T20:08:00Z"/>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ins w:id="643" w:author="Ygo Batista" w:date="2020-05-30T20:08:00Z"/>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ins w:id="644" w:author="Ygo Batista" w:date="2020-05-30T20:08:00Z"/>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commentRangeStart w:id="645"/>
      <w:r>
        <w:rPr>
          <w:rFonts w:ascii="Times New Roman" w:hAnsi="Times New Roman"/>
          <w:b/>
          <w:bCs/>
          <w:caps/>
          <w:color w:val="000000" w:themeColor="text1"/>
          <w:sz w:val="24"/>
          <w:szCs w:val="24"/>
          <w:lang w:eastAsia="pt-BR"/>
        </w:rPr>
        <w:lastRenderedPageBreak/>
        <w:t>referências</w:t>
      </w:r>
      <w:commentRangeEnd w:id="645"/>
      <w:r w:rsidR="00E93A22">
        <w:rPr>
          <w:rStyle w:val="Refdecomentrio"/>
        </w:rPr>
        <w:commentReference w:id="645"/>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4"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5"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6"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r w:rsidRPr="00336687">
        <w:rPr>
          <w:rFonts w:ascii="Times New Roman" w:hAnsi="Times New Roman"/>
          <w:sz w:val="24"/>
          <w:szCs w:val="24"/>
          <w:lang w:val="en-CA"/>
        </w:rPr>
        <w:t xml:space="preserve">Acesso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6D3AD3DE" w14:textId="77777777" w:rsidR="003C00A4" w:rsidRPr="00815CBC" w:rsidRDefault="003C00A4" w:rsidP="003C00A4">
      <w:pPr>
        <w:jc w:val="both"/>
        <w:rPr>
          <w:rFonts w:ascii="Times New Roman" w:hAnsi="Times New Roman"/>
          <w:sz w:val="24"/>
          <w:szCs w:val="24"/>
          <w:lang w:val="en-GB"/>
          <w:rPrChange w:id="646" w:author="Ygo Batista" w:date="2020-05-30T20:12:00Z">
            <w:rPr>
              <w:rFonts w:ascii="Times New Roman" w:hAnsi="Times New Roman"/>
              <w:sz w:val="24"/>
              <w:szCs w:val="24"/>
            </w:rPr>
          </w:rPrChange>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7"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r w:rsidR="00336687" w:rsidRPr="00815CBC">
        <w:rPr>
          <w:rFonts w:ascii="Times New Roman" w:hAnsi="Times New Roman"/>
          <w:sz w:val="24"/>
          <w:szCs w:val="24"/>
          <w:lang w:val="en-GB"/>
          <w:rPrChange w:id="647" w:author="Ygo Batista" w:date="2020-05-30T20:12:00Z">
            <w:rPr>
              <w:rFonts w:ascii="Times New Roman" w:hAnsi="Times New Roman"/>
              <w:sz w:val="24"/>
              <w:szCs w:val="24"/>
            </w:rPr>
          </w:rPrChange>
        </w:rPr>
        <w:t>Acesso em: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8"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1" w14:textId="77777777" w:rsidR="00B576D9" w:rsidRDefault="00BD391B" w:rsidP="00BD391B">
      <w:pPr>
        <w:tabs>
          <w:tab w:val="left" w:pos="426"/>
        </w:tabs>
        <w:spacing w:after="0" w:line="240" w:lineRule="auto"/>
        <w:jc w:val="center"/>
        <w:rPr>
          <w:rFonts w:ascii="Times New Roman" w:hAnsi="Times New Roman"/>
          <w:b/>
          <w:bCs/>
          <w:caps/>
          <w:color w:val="000000" w:themeColor="text1"/>
          <w:sz w:val="28"/>
          <w:szCs w:val="28"/>
          <w:lang w:val="en-US" w:eastAsia="pt-BR"/>
        </w:rPr>
      </w:pPr>
      <w:r w:rsidRPr="00BD391B">
        <w:rPr>
          <w:rFonts w:ascii="Times New Roman" w:hAnsi="Times New Roman"/>
          <w:b/>
          <w:bCs/>
          <w:caps/>
          <w:color w:val="000000" w:themeColor="text1"/>
          <w:sz w:val="28"/>
          <w:szCs w:val="28"/>
          <w:lang w:val="en-US" w:eastAsia="pt-BR"/>
        </w:rPr>
        <w:t xml:space="preserve">LOW COST CONSTANT MAGNETIC FIELD METER FOR PHYSICS </w:t>
      </w:r>
      <w:commentRangeStart w:id="648"/>
      <w:r w:rsidRPr="00BD391B">
        <w:rPr>
          <w:rFonts w:ascii="Times New Roman" w:hAnsi="Times New Roman"/>
          <w:b/>
          <w:bCs/>
          <w:caps/>
          <w:color w:val="000000" w:themeColor="text1"/>
          <w:sz w:val="28"/>
          <w:szCs w:val="28"/>
          <w:lang w:val="en-US" w:eastAsia="pt-BR"/>
        </w:rPr>
        <w:t>TEACHING</w:t>
      </w:r>
      <w:commentRangeEnd w:id="648"/>
      <w:r w:rsidR="00E93A22">
        <w:rPr>
          <w:rStyle w:val="Refdecomentrio"/>
        </w:rPr>
        <w:commentReference w:id="648"/>
      </w:r>
      <w:r w:rsidRPr="00BD391B">
        <w:rPr>
          <w:rFonts w:ascii="Times New Roman" w:hAnsi="Times New Roman"/>
          <w:b/>
          <w:bCs/>
          <w:caps/>
          <w:color w:val="000000" w:themeColor="text1"/>
          <w:sz w:val="28"/>
          <w:szCs w:val="28"/>
          <w:lang w:val="en-US" w:eastAsia="pt-BR"/>
        </w:rPr>
        <w:t xml:space="preserve"> LABORATORY</w:t>
      </w:r>
    </w:p>
    <w:p w14:paraId="6D3AD3E2" w14:textId="77777777" w:rsidR="00BD391B" w:rsidRDefault="00BD391B">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in order to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proofErr w:type="gramStart"/>
      <w:r w:rsidR="00C37F5C">
        <w:rPr>
          <w:rFonts w:ascii="Times New Roman" w:hAnsi="Times New Roman"/>
          <w:i/>
          <w:iCs/>
          <w:sz w:val="24"/>
          <w:szCs w:val="24"/>
          <w:lang w:val="en-US" w:eastAsia="pt-BR"/>
        </w:rPr>
        <w:t>well-equipped</w:t>
      </w:r>
      <w:proofErr w:type="gramEnd"/>
      <w:r w:rsidR="00C37F5C">
        <w:rPr>
          <w:rFonts w:ascii="Times New Roman" w:hAnsi="Times New Roman"/>
          <w:i/>
          <w:iCs/>
          <w:sz w:val="24"/>
          <w:szCs w:val="24"/>
          <w:lang w:val="en-US" w:eastAsia="pt-BR"/>
        </w:rPr>
        <w:t xml:space="preserve">.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9"/>
      <w:footerReference w:type="default" r:id="rId20"/>
      <w:pgSz w:w="11906" w:h="16838"/>
      <w:pgMar w:top="1951" w:right="1134" w:bottom="997" w:left="1701" w:header="284" w:footer="176" w:gutter="0"/>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Ygo Batista" w:date="2020-05-30T20:12:00Z" w:initials="YB">
    <w:p w14:paraId="782C3099" w14:textId="4547CD67" w:rsidR="00815CBC" w:rsidRDefault="00815CBC">
      <w:pPr>
        <w:pStyle w:val="Textodecomentrio"/>
      </w:pPr>
      <w:r>
        <w:rPr>
          <w:rStyle w:val="Refdecomentrio"/>
        </w:rPr>
        <w:annotationRef/>
      </w:r>
      <w:r>
        <w:t>Colocar multidisciplinar no título aumentam as chances</w:t>
      </w:r>
    </w:p>
  </w:comment>
  <w:comment w:id="42" w:author="Ygo Batista" w:date="2020-05-30T17:25:00Z" w:initials="YB">
    <w:p w14:paraId="01730719" w14:textId="669D2DCA" w:rsidR="00A36792" w:rsidRDefault="00A36792">
      <w:pPr>
        <w:pStyle w:val="Textodecomentrio"/>
      </w:pPr>
      <w:r>
        <w:rPr>
          <w:rStyle w:val="Refdecomentrio"/>
        </w:rPr>
        <w:annotationRef/>
      </w:r>
      <w:r>
        <w:t>Quem ler esse artigo, TEM que saber o que é um campo magnético. Não precisa definir aqui.</w:t>
      </w:r>
    </w:p>
    <w:p w14:paraId="5BC7872D" w14:textId="77777777" w:rsidR="00E20C76" w:rsidRDefault="00E20C76">
      <w:pPr>
        <w:pStyle w:val="Textodecomentrio"/>
      </w:pPr>
    </w:p>
    <w:p w14:paraId="642BDCA6" w14:textId="3159C42C" w:rsidR="00A36792" w:rsidRDefault="00A36792">
      <w:pPr>
        <w:pStyle w:val="Textodecomentrio"/>
      </w:pPr>
      <w:r>
        <w:t>E nunca conheci um amigo engenheiro eletrônico que utilizou esse equipamento no dia a dia da vida profissional. Deve ter alguns que precisem, mas não é maioria.</w:t>
      </w:r>
    </w:p>
  </w:comment>
  <w:comment w:id="78" w:author="Ygo Batista" w:date="2020-05-30T17:23:00Z" w:initials="YB">
    <w:p w14:paraId="3964403B" w14:textId="474569BE" w:rsidR="00810E56" w:rsidRDefault="00810E56">
      <w:pPr>
        <w:pStyle w:val="Textodecomentrio"/>
      </w:pPr>
      <w:r>
        <w:rPr>
          <w:rStyle w:val="Refdecomentrio"/>
        </w:rPr>
        <w:annotationRef/>
      </w:r>
      <w:r>
        <w:t>Não conheço nenhum amigo engenheiro que tenha precisado de um medidor desse no dia a dia profissional.</w:t>
      </w:r>
    </w:p>
  </w:comment>
  <w:comment w:id="96" w:author="Ygo Batista" w:date="2020-05-30T18:16:00Z" w:initials="YB">
    <w:p w14:paraId="265C44D9" w14:textId="77777777" w:rsidR="000B4CC1" w:rsidRDefault="000B4CC1" w:rsidP="000B4CC1">
      <w:pPr>
        <w:pStyle w:val="Textodecomentrio"/>
      </w:pPr>
      <w:r>
        <w:rPr>
          <w:rStyle w:val="Refdecomentrio"/>
        </w:rPr>
        <w:annotationRef/>
      </w:r>
      <w:r>
        <w:t>Coloquei essa frase Kant aqui para não perder, apesar de ter ficado meio solto.</w:t>
      </w:r>
    </w:p>
  </w:comment>
  <w:comment w:id="104" w:author="Ygo Batista" w:date="2020-05-30T18:36:00Z" w:initials="YB">
    <w:p w14:paraId="2D825EB5" w14:textId="7D374C96" w:rsidR="00397898" w:rsidRDefault="00397898" w:rsidP="00397898">
      <w:pPr>
        <w:pStyle w:val="Textodecomentrio"/>
        <w:jc w:val="center"/>
      </w:pPr>
      <w:r>
        <w:rPr>
          <w:rStyle w:val="Refdecomentrio"/>
        </w:rPr>
        <w:annotationRef/>
      </w:r>
      <w:r>
        <w:t>Esse parágrafo estava na fundamentação, mas acho que cabe melhor aqui.</w:t>
      </w:r>
    </w:p>
  </w:comment>
  <w:comment w:id="152" w:author="Ygo Batista" w:date="2020-05-30T18:25:00Z" w:initials="YB">
    <w:p w14:paraId="219A2D21" w14:textId="2F2C28D0" w:rsidR="00CE48A1" w:rsidRDefault="00CE48A1">
      <w:pPr>
        <w:pStyle w:val="Textodecomentrio"/>
      </w:pPr>
      <w:r>
        <w:rPr>
          <w:rStyle w:val="Refdecomentrio"/>
        </w:rPr>
        <w:annotationRef/>
      </w:r>
      <w:r>
        <w:t>Em geral, tinha muita redundância, por isso uma boa parte da introdução foi apagada.</w:t>
      </w:r>
    </w:p>
  </w:comment>
  <w:comment w:id="169" w:author="Ygo Batista" w:date="2020-05-30T18:58:00Z" w:initials="YB">
    <w:p w14:paraId="57CA5BAC" w14:textId="7600F982" w:rsidR="00B02414" w:rsidRDefault="00B02414">
      <w:pPr>
        <w:pStyle w:val="Textodecomentrio"/>
      </w:pPr>
      <w:r>
        <w:rPr>
          <w:rStyle w:val="Refdecomentrio"/>
        </w:rPr>
        <w:annotationRef/>
      </w:r>
      <w:r>
        <w:t>O padrão dessa revista é assim?</w:t>
      </w:r>
    </w:p>
  </w:comment>
  <w:comment w:id="241" w:author="Ygo Batista" w:date="2020-05-30T18:43:00Z" w:initials="YB">
    <w:p w14:paraId="4D897F79" w14:textId="3F338B7B" w:rsidR="00EB4BF9" w:rsidRDefault="00EB4BF9">
      <w:pPr>
        <w:pStyle w:val="Textodecomentrio"/>
      </w:pPr>
      <w:r>
        <w:rPr>
          <w:rStyle w:val="Refdecomentrio"/>
        </w:rPr>
        <w:annotationRef/>
      </w:r>
      <w:r>
        <w:t>Geralmente se coloca o texto por extenso na primeira aparição da sigla</w:t>
      </w:r>
    </w:p>
  </w:comment>
  <w:comment w:id="284" w:author="Ygo Batista" w:date="2020-05-30T18:49:00Z" w:initials="YB">
    <w:p w14:paraId="234B194D" w14:textId="0C897997" w:rsidR="003D172A" w:rsidRDefault="003D172A">
      <w:pPr>
        <w:pStyle w:val="Textodecomentrio"/>
      </w:pPr>
      <w:r>
        <w:rPr>
          <w:rStyle w:val="Refdecomentrio"/>
        </w:rPr>
        <w:annotationRef/>
      </w:r>
      <w:r>
        <w:t>Em geral essas revistas pedem para não dar “</w:t>
      </w:r>
      <w:proofErr w:type="spellStart"/>
      <w:r>
        <w:t>enter</w:t>
      </w:r>
      <w:proofErr w:type="spellEnd"/>
      <w:r>
        <w:t>” deixando linhas em branco.</w:t>
      </w:r>
    </w:p>
  </w:comment>
  <w:comment w:id="289" w:author="Ygo Batista" w:date="2020-05-30T18:51:00Z" w:initials="YB">
    <w:p w14:paraId="3EEA0297" w14:textId="63DBC8A8" w:rsidR="00057D09" w:rsidRDefault="00057D09">
      <w:pPr>
        <w:pStyle w:val="Textodecomentrio"/>
      </w:pPr>
      <w:r>
        <w:rPr>
          <w:rStyle w:val="Refdecomentrio"/>
        </w:rPr>
        <w:annotationRef/>
      </w:r>
      <w:r>
        <w:t>Ou detalhava as duas etapas, ou nenhuma das duas.</w:t>
      </w:r>
    </w:p>
  </w:comment>
  <w:comment w:id="370" w:author="Ygo Batista" w:date="2020-05-30T18:59:00Z" w:initials="YB">
    <w:p w14:paraId="184F96A3" w14:textId="6357ECAB" w:rsidR="00B02414" w:rsidRDefault="00B02414">
      <w:pPr>
        <w:pStyle w:val="Textodecomentrio"/>
      </w:pPr>
      <w:r>
        <w:rPr>
          <w:rStyle w:val="Refdecomentrio"/>
        </w:rPr>
        <w:annotationRef/>
      </w:r>
      <w:r>
        <w:t>Centralizado ou esquerda?</w:t>
      </w:r>
    </w:p>
  </w:comment>
  <w:comment w:id="423" w:author="Ygo Batista" w:date="2020-05-30T19:43:00Z" w:initials="YB">
    <w:p w14:paraId="757A7A8D" w14:textId="76BC6689" w:rsidR="008256D6" w:rsidRDefault="008256D6">
      <w:pPr>
        <w:pStyle w:val="Textodecomentrio"/>
      </w:pPr>
      <w:r>
        <w:rPr>
          <w:rStyle w:val="Refdecomentrio"/>
        </w:rPr>
        <w:annotationRef/>
      </w:r>
    </w:p>
  </w:comment>
  <w:comment w:id="425" w:author="Ygo Batista" w:date="2020-05-30T19:43:00Z" w:initials="YB">
    <w:p w14:paraId="34B68497" w14:textId="0431C563" w:rsidR="008256D6" w:rsidRDefault="008256D6">
      <w:pPr>
        <w:pStyle w:val="Textodecomentrio"/>
      </w:pPr>
      <w:r>
        <w:rPr>
          <w:rStyle w:val="Refdecomentrio"/>
        </w:rPr>
        <w:annotationRef/>
      </w:r>
      <w:r>
        <w:t>Acho que tem um erro no esquema elétrico. Por isso apaguei as próximas frases.</w:t>
      </w:r>
    </w:p>
  </w:comment>
  <w:comment w:id="432" w:author="Ygo Batista" w:date="2020-05-30T19:45:00Z" w:initials="YB">
    <w:p w14:paraId="371B48D3" w14:textId="34806E5B" w:rsidR="00545247" w:rsidRDefault="00545247">
      <w:pPr>
        <w:pStyle w:val="Textodecomentrio"/>
      </w:pPr>
      <w:r>
        <w:rPr>
          <w:rStyle w:val="Refdecomentrio"/>
        </w:rPr>
        <w:annotationRef/>
      </w:r>
      <w:r>
        <w:t xml:space="preserve">Tirei o nome </w:t>
      </w:r>
      <w:proofErr w:type="spellStart"/>
      <w:r>
        <w:t>Proteus</w:t>
      </w:r>
      <w:proofErr w:type="spellEnd"/>
      <w:r>
        <w:t xml:space="preserve"> </w:t>
      </w:r>
      <w:proofErr w:type="spellStart"/>
      <w:r>
        <w:t>pq</w:t>
      </w:r>
      <w:proofErr w:type="spellEnd"/>
      <w:r>
        <w:t xml:space="preserve"> não temos licença</w:t>
      </w:r>
    </w:p>
  </w:comment>
  <w:comment w:id="439" w:author="Ygo Batista" w:date="2020-05-30T19:54:00Z" w:initials="YB">
    <w:p w14:paraId="7002B20E" w14:textId="2BFCAD38" w:rsidR="001479FB" w:rsidRDefault="001479FB">
      <w:pPr>
        <w:pStyle w:val="Textodecomentrio"/>
      </w:pPr>
      <w:r>
        <w:rPr>
          <w:rStyle w:val="Refdecomentrio"/>
        </w:rPr>
        <w:annotationRef/>
      </w:r>
      <w:r>
        <w:t>Está muito desigual a primeira e segunda partes. Vai deixar assim mesmo?</w:t>
      </w:r>
      <w:r w:rsidR="002E2157">
        <w:t xml:space="preserve"> Nem o circuito final vai colocar? Isso pode contar como ponto negativo</w:t>
      </w:r>
    </w:p>
  </w:comment>
  <w:comment w:id="476" w:author="Ygo Batista" w:date="2020-05-30T19:52:00Z" w:initials="YB">
    <w:p w14:paraId="713D345F" w14:textId="1CCB6C71" w:rsidR="00E0539F" w:rsidRDefault="00E0539F">
      <w:pPr>
        <w:pStyle w:val="Textodecomentrio"/>
      </w:pPr>
      <w:r>
        <w:rPr>
          <w:rStyle w:val="Refdecomentrio"/>
        </w:rPr>
        <w:annotationRef/>
      </w:r>
      <w:r>
        <w:t>A montagem no protoboard não segue as boas normas. Talvez essa foto seja um ponto negativo.</w:t>
      </w:r>
    </w:p>
  </w:comment>
  <w:comment w:id="486" w:author="Ygo Batista" w:date="2020-05-30T19:58:00Z" w:initials="YB">
    <w:p w14:paraId="0273F63E" w14:textId="62912ED0" w:rsidR="00C21C17" w:rsidRDefault="00C21C17">
      <w:pPr>
        <w:pStyle w:val="Textodecomentrio"/>
      </w:pPr>
      <w:r>
        <w:rPr>
          <w:rStyle w:val="Refdecomentrio"/>
        </w:rPr>
        <w:annotationRef/>
      </w:r>
      <w:r w:rsidR="000863E3">
        <w:rPr>
          <w:rStyle w:val="Refdecomentrio"/>
        </w:rPr>
        <w:t>Adicionar a figura 4</w:t>
      </w:r>
    </w:p>
  </w:comment>
  <w:comment w:id="510" w:author="Ygo Batista" w:date="2020-05-30T20:01:00Z" w:initials="YB">
    <w:p w14:paraId="075FC008" w14:textId="25D529CF" w:rsidR="00F53E1E" w:rsidRDefault="00F53E1E">
      <w:pPr>
        <w:pStyle w:val="Textodecomentrio"/>
      </w:pPr>
      <w:r>
        <w:rPr>
          <w:rStyle w:val="Refdecomentrio"/>
        </w:rPr>
        <w:annotationRef/>
      </w:r>
      <w:r>
        <w:t>É o jeito.</w:t>
      </w:r>
    </w:p>
  </w:comment>
  <w:comment w:id="570" w:author="Ygo Batista" w:date="2020-05-30T20:03:00Z" w:initials="YB">
    <w:p w14:paraId="44031674" w14:textId="71B5456E" w:rsidR="00125522" w:rsidRDefault="00125522">
      <w:pPr>
        <w:pStyle w:val="Textodecomentrio"/>
      </w:pPr>
      <w:r>
        <w:rPr>
          <w:rStyle w:val="Refdecomentrio"/>
        </w:rPr>
        <w:annotationRef/>
      </w:r>
      <w:proofErr w:type="spellStart"/>
      <w:r>
        <w:t>Ctrl+</w:t>
      </w:r>
      <w:proofErr w:type="gramStart"/>
      <w:r>
        <w:t>C</w:t>
      </w:r>
      <w:proofErr w:type="spellEnd"/>
      <w:r>
        <w:t xml:space="preserve">  </w:t>
      </w:r>
      <w:proofErr w:type="spellStart"/>
      <w:r>
        <w:t>Ctrl</w:t>
      </w:r>
      <w:proofErr w:type="gramEnd"/>
      <w:r>
        <w:t>+V</w:t>
      </w:r>
      <w:proofErr w:type="spellEnd"/>
    </w:p>
  </w:comment>
  <w:comment w:id="635" w:author="Ygo Batista" w:date="2020-05-30T20:08:00Z" w:initials="YB">
    <w:p w14:paraId="14E0364B" w14:textId="6E0AF3A1" w:rsidR="003A54F3" w:rsidRDefault="003A54F3">
      <w:pPr>
        <w:pStyle w:val="Textodecomentrio"/>
      </w:pPr>
      <w:r>
        <w:rPr>
          <w:rStyle w:val="Refdecomentrio"/>
        </w:rPr>
        <w:annotationRef/>
      </w:r>
      <w:r>
        <w:t xml:space="preserve">Já diminuí de não existe para não foram </w:t>
      </w:r>
      <w:proofErr w:type="gramStart"/>
      <w:r>
        <w:t>encontrados,  mas</w:t>
      </w:r>
      <w:proofErr w:type="gramEnd"/>
      <w:r>
        <w:t xml:space="preserve"> existem.</w:t>
      </w:r>
    </w:p>
  </w:comment>
  <w:comment w:id="645" w:author="Ygo Batista" w:date="2020-05-30T20:11:00Z" w:initials="YB">
    <w:p w14:paraId="09154822" w14:textId="558BC9E0" w:rsidR="00E93A22" w:rsidRDefault="00E93A22">
      <w:pPr>
        <w:pStyle w:val="Textodecomentrio"/>
      </w:pPr>
      <w:r>
        <w:rPr>
          <w:rStyle w:val="Refdecomentrio"/>
        </w:rPr>
        <w:annotationRef/>
      </w:r>
      <w:r>
        <w:t>Não conferi</w:t>
      </w:r>
    </w:p>
  </w:comment>
  <w:comment w:id="648" w:author="Ygo Batista" w:date="2020-05-30T20:10:00Z" w:initials="YB">
    <w:p w14:paraId="5E573DBF" w14:textId="078EB729" w:rsidR="00E93A22" w:rsidRDefault="00E93A22">
      <w:pPr>
        <w:pStyle w:val="Textodecomentrio"/>
      </w:pPr>
      <w:r>
        <w:rPr>
          <w:rStyle w:val="Refdecomentrio"/>
        </w:rPr>
        <w:annotationRef/>
      </w:r>
      <w:r>
        <w:t>Atualizar título e texto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C3099" w15:done="0"/>
  <w15:commentEx w15:paraId="642BDCA6" w15:done="0"/>
  <w15:commentEx w15:paraId="3964403B" w15:done="0"/>
  <w15:commentEx w15:paraId="265C44D9" w15:done="0"/>
  <w15:commentEx w15:paraId="2D825EB5" w15:done="0"/>
  <w15:commentEx w15:paraId="219A2D21" w15:done="0"/>
  <w15:commentEx w15:paraId="57CA5BAC" w15:done="0"/>
  <w15:commentEx w15:paraId="4D897F79" w15:done="0"/>
  <w15:commentEx w15:paraId="234B194D" w15:done="0"/>
  <w15:commentEx w15:paraId="3EEA0297" w15:done="0"/>
  <w15:commentEx w15:paraId="184F96A3" w15:done="0"/>
  <w15:commentEx w15:paraId="757A7A8D" w15:done="0"/>
  <w15:commentEx w15:paraId="34B68497" w15:done="0"/>
  <w15:commentEx w15:paraId="371B48D3" w15:done="0"/>
  <w15:commentEx w15:paraId="7002B20E" w15:done="0"/>
  <w15:commentEx w15:paraId="713D345F" w15:done="0"/>
  <w15:commentEx w15:paraId="0273F63E" w15:done="0"/>
  <w15:commentEx w15:paraId="075FC008" w15:done="0"/>
  <w15:commentEx w15:paraId="44031674" w15:done="0"/>
  <w15:commentEx w15:paraId="14E0364B" w15:done="0"/>
  <w15:commentEx w15:paraId="09154822" w15:done="0"/>
  <w15:commentEx w15:paraId="5E573D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3C97" w16cex:dateUtc="2020-05-30T23:12:00Z"/>
  <w16cex:commentExtensible w16cex:durableId="227D1582" w16cex:dateUtc="2020-05-30T20:25:00Z"/>
  <w16cex:commentExtensible w16cex:durableId="227D151D" w16cex:dateUtc="2020-05-30T20:23:00Z"/>
  <w16cex:commentExtensible w16cex:durableId="227D2199" w16cex:dateUtc="2020-05-30T21:16:00Z"/>
  <w16cex:commentExtensible w16cex:durableId="227D264B" w16cex:dateUtc="2020-05-30T21:36:00Z"/>
  <w16cex:commentExtensible w16cex:durableId="227D238E" w16cex:dateUtc="2020-05-30T21:25:00Z"/>
  <w16cex:commentExtensible w16cex:durableId="227D2B6C" w16cex:dateUtc="2020-05-30T21:58:00Z"/>
  <w16cex:commentExtensible w16cex:durableId="227D27D2" w16cex:dateUtc="2020-05-30T21:43:00Z"/>
  <w16cex:commentExtensible w16cex:durableId="227D2953" w16cex:dateUtc="2020-05-30T21:49:00Z"/>
  <w16cex:commentExtensible w16cex:durableId="227D29CC" w16cex:dateUtc="2020-05-30T21:51:00Z"/>
  <w16cex:commentExtensible w16cex:durableId="227D2BAA" w16cex:dateUtc="2020-05-30T21:59:00Z"/>
  <w16cex:commentExtensible w16cex:durableId="227D35E6" w16cex:dateUtc="2020-05-30T22:43:00Z"/>
  <w16cex:commentExtensible w16cex:durableId="227D35EB" w16cex:dateUtc="2020-05-30T22:43:00Z"/>
  <w16cex:commentExtensible w16cex:durableId="227D366B" w16cex:dateUtc="2020-05-30T22:45:00Z"/>
  <w16cex:commentExtensible w16cex:durableId="227D3887" w16cex:dateUtc="2020-05-30T22:54:00Z"/>
  <w16cex:commentExtensible w16cex:durableId="227D380C" w16cex:dateUtc="2020-05-30T22:52:00Z"/>
  <w16cex:commentExtensible w16cex:durableId="227D3961" w16cex:dateUtc="2020-05-30T22:58:00Z"/>
  <w16cex:commentExtensible w16cex:durableId="227D39FC" w16cex:dateUtc="2020-05-30T23:01:00Z"/>
  <w16cex:commentExtensible w16cex:durableId="227D3AA0" w16cex:dateUtc="2020-05-30T23:03:00Z"/>
  <w16cex:commentExtensible w16cex:durableId="227D3BB6" w16cex:dateUtc="2020-05-30T23:08:00Z"/>
  <w16cex:commentExtensible w16cex:durableId="227D3C5B" w16cex:dateUtc="2020-05-30T23:11:00Z"/>
  <w16cex:commentExtensible w16cex:durableId="227D3C50" w16cex:dateUtc="2020-05-30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2C3099" w16cid:durableId="227D3C97"/>
  <w16cid:commentId w16cid:paraId="642BDCA6" w16cid:durableId="227D1582"/>
  <w16cid:commentId w16cid:paraId="3964403B" w16cid:durableId="227D151D"/>
  <w16cid:commentId w16cid:paraId="265C44D9" w16cid:durableId="227D2199"/>
  <w16cid:commentId w16cid:paraId="2D825EB5" w16cid:durableId="227D264B"/>
  <w16cid:commentId w16cid:paraId="219A2D21" w16cid:durableId="227D238E"/>
  <w16cid:commentId w16cid:paraId="57CA5BAC" w16cid:durableId="227D2B6C"/>
  <w16cid:commentId w16cid:paraId="4D897F79" w16cid:durableId="227D27D2"/>
  <w16cid:commentId w16cid:paraId="234B194D" w16cid:durableId="227D2953"/>
  <w16cid:commentId w16cid:paraId="3EEA0297" w16cid:durableId="227D29CC"/>
  <w16cid:commentId w16cid:paraId="184F96A3" w16cid:durableId="227D2BAA"/>
  <w16cid:commentId w16cid:paraId="757A7A8D" w16cid:durableId="227D35E6"/>
  <w16cid:commentId w16cid:paraId="34B68497" w16cid:durableId="227D35EB"/>
  <w16cid:commentId w16cid:paraId="371B48D3" w16cid:durableId="227D366B"/>
  <w16cid:commentId w16cid:paraId="7002B20E" w16cid:durableId="227D3887"/>
  <w16cid:commentId w16cid:paraId="713D345F" w16cid:durableId="227D380C"/>
  <w16cid:commentId w16cid:paraId="0273F63E" w16cid:durableId="227D3961"/>
  <w16cid:commentId w16cid:paraId="075FC008" w16cid:durableId="227D39FC"/>
  <w16cid:commentId w16cid:paraId="44031674" w16cid:durableId="227D3AA0"/>
  <w16cid:commentId w16cid:paraId="14E0364B" w16cid:durableId="227D3BB6"/>
  <w16cid:commentId w16cid:paraId="09154822" w16cid:durableId="227D3C5B"/>
  <w16cid:commentId w16cid:paraId="5E573DBF" w16cid:durableId="227D3C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D4445" w14:textId="77777777" w:rsidR="00E23A83" w:rsidRDefault="00E23A83">
      <w:pPr>
        <w:spacing w:after="0" w:line="240" w:lineRule="auto"/>
      </w:pPr>
      <w:r>
        <w:separator/>
      </w:r>
    </w:p>
  </w:endnote>
  <w:endnote w:type="continuationSeparator" w:id="0">
    <w:p w14:paraId="2E4BBFE2" w14:textId="77777777" w:rsidR="00E23A83" w:rsidRDefault="00E23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3AD3FD" id="Grupo 14" o:spid="_x0000_s1026" style="position:absolute;margin-left:80.9pt;margin-top:402.05pt;width:418.95pt;height:60.75pt;z-index:-503316472"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">
              <v:rect id="Retângulo 6" o:spid="_x0000_s1027" style="position:absolute;width:5320080;height:759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">
                  <v:imagedata r:id="rId5" o:title=""/>
                </v:shape>
                <v:shape id="Imagem 4" o:spid="_x0000_s1030" type="#_x0000_t75" style="position:absolute;left:1222920;top:35640;width:367560;height:6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">
                  <v:imagedata r:id="rId6" o:title="" croptop="2510f" cropbottom="2510f" cropleft="8452f" cropright="6488f"/>
                </v:shape>
                <v:group id="Grupo 10" o:spid="_x0000_s1031" style="position:absolute;left:1745640;width:54540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m 3" o:spid="_x0000_s1032" type="#_x0000_t75" style="position:absolute;left:122400;width:274320;height:47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">
                    <v:imagedata r:id="rId7" o:title="" cropleft="882f" cropright="2314f"/>
                  </v:shape>
                  <v:rect id="Retângulo 12" o:spid="_x0000_s1033" style="position:absolute;top:421920;width:545400;height:248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AA26D" w14:textId="77777777" w:rsidR="00E23A83" w:rsidRDefault="00E23A83">
      <w:pPr>
        <w:spacing w:after="0" w:line="240" w:lineRule="auto"/>
      </w:pPr>
      <w:r>
        <w:separator/>
      </w:r>
    </w:p>
  </w:footnote>
  <w:footnote w:type="continuationSeparator" w:id="0">
    <w:p w14:paraId="001871AD" w14:textId="77777777" w:rsidR="00E23A83" w:rsidRDefault="00E23A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go Batista">
    <w15:presenceInfo w15:providerId="Windows Live" w15:userId="33d5253c8bcf8bd4"/>
  </w15:person>
  <w15:person w15:author="Pedro Henrique">
    <w15:presenceInfo w15:providerId="Windows Live" w15:userId="37a61140443f28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02304B"/>
    <w:rsid w:val="00026EC2"/>
    <w:rsid w:val="00036EBB"/>
    <w:rsid w:val="00057D09"/>
    <w:rsid w:val="00073491"/>
    <w:rsid w:val="000863E3"/>
    <w:rsid w:val="000B4CC1"/>
    <w:rsid w:val="000C2793"/>
    <w:rsid w:val="000D1D95"/>
    <w:rsid w:val="000E7D36"/>
    <w:rsid w:val="00101988"/>
    <w:rsid w:val="00102052"/>
    <w:rsid w:val="001107D5"/>
    <w:rsid w:val="00120DBB"/>
    <w:rsid w:val="00125522"/>
    <w:rsid w:val="00131928"/>
    <w:rsid w:val="00146D4B"/>
    <w:rsid w:val="001479FB"/>
    <w:rsid w:val="001607D7"/>
    <w:rsid w:val="001801BB"/>
    <w:rsid w:val="00186F4C"/>
    <w:rsid w:val="00194866"/>
    <w:rsid w:val="001D0D70"/>
    <w:rsid w:val="001F1191"/>
    <w:rsid w:val="00202031"/>
    <w:rsid w:val="0020404F"/>
    <w:rsid w:val="002323F4"/>
    <w:rsid w:val="00235AD2"/>
    <w:rsid w:val="00236148"/>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A70C2"/>
    <w:rsid w:val="003C00A4"/>
    <w:rsid w:val="003D172A"/>
    <w:rsid w:val="003E1147"/>
    <w:rsid w:val="0040116E"/>
    <w:rsid w:val="0040527D"/>
    <w:rsid w:val="00406CE3"/>
    <w:rsid w:val="004128FF"/>
    <w:rsid w:val="00446457"/>
    <w:rsid w:val="00471AB9"/>
    <w:rsid w:val="00494524"/>
    <w:rsid w:val="004B4AF9"/>
    <w:rsid w:val="004C016A"/>
    <w:rsid w:val="004C0CD6"/>
    <w:rsid w:val="004D425B"/>
    <w:rsid w:val="004D4F7B"/>
    <w:rsid w:val="004E4636"/>
    <w:rsid w:val="004E71ED"/>
    <w:rsid w:val="004E74F2"/>
    <w:rsid w:val="004F2871"/>
    <w:rsid w:val="00510602"/>
    <w:rsid w:val="0051457B"/>
    <w:rsid w:val="00516067"/>
    <w:rsid w:val="005201DC"/>
    <w:rsid w:val="0052084F"/>
    <w:rsid w:val="00543BCB"/>
    <w:rsid w:val="00545247"/>
    <w:rsid w:val="00553E74"/>
    <w:rsid w:val="00570974"/>
    <w:rsid w:val="005B0008"/>
    <w:rsid w:val="005C5AB5"/>
    <w:rsid w:val="005D4A96"/>
    <w:rsid w:val="00616B35"/>
    <w:rsid w:val="00622071"/>
    <w:rsid w:val="0065361A"/>
    <w:rsid w:val="00673697"/>
    <w:rsid w:val="00707DED"/>
    <w:rsid w:val="0072718F"/>
    <w:rsid w:val="00752151"/>
    <w:rsid w:val="00757CD1"/>
    <w:rsid w:val="00760CDD"/>
    <w:rsid w:val="007627F6"/>
    <w:rsid w:val="007653D7"/>
    <w:rsid w:val="0076649C"/>
    <w:rsid w:val="0079609A"/>
    <w:rsid w:val="007A3AB6"/>
    <w:rsid w:val="007A67B7"/>
    <w:rsid w:val="007B5EBC"/>
    <w:rsid w:val="00810E56"/>
    <w:rsid w:val="00812F2D"/>
    <w:rsid w:val="00814F18"/>
    <w:rsid w:val="00815CBC"/>
    <w:rsid w:val="008256D6"/>
    <w:rsid w:val="008C2C15"/>
    <w:rsid w:val="008C486C"/>
    <w:rsid w:val="008D29E0"/>
    <w:rsid w:val="008D534F"/>
    <w:rsid w:val="008D6E3E"/>
    <w:rsid w:val="00973330"/>
    <w:rsid w:val="00983436"/>
    <w:rsid w:val="00997EFF"/>
    <w:rsid w:val="009B1B87"/>
    <w:rsid w:val="009C025C"/>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23A83"/>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hyperlink" Target="http://www.ti.com/lit/ds/symlink/lm3914.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mosaico.com.br/Midias/Documentacao/ss49e.pdf"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periodicos.ufsc.br/index.php/fisica/article/view/6560/6046"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revistas.cbpf.br/index.php/nt/article/download/150/110"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coral.ufsm.br/cograca/eletro12.pdf" TargetMode="External"/><Relationship Id="rId22" Type="http://schemas.microsoft.com/office/2011/relationships/people" Target="people.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7C753-1A9A-4DEB-AE79-951A512CF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7</Pages>
  <Words>3375</Words>
  <Characters>18226</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Pedro Henrique</cp:lastModifiedBy>
  <cp:revision>156</cp:revision>
  <cp:lastPrinted>2018-03-18T18:49:00Z</cp:lastPrinted>
  <dcterms:created xsi:type="dcterms:W3CDTF">2020-05-29T19:56:00Z</dcterms:created>
  <dcterms:modified xsi:type="dcterms:W3CDTF">2020-06-01T01:20:00Z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